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B7C82" w14:textId="66EB7550" w:rsidR="00BE3C61" w:rsidRPr="008150E9" w:rsidRDefault="00BE3C61" w:rsidP="698E0E38">
      <w:pPr>
        <w:pStyle w:val="Default"/>
        <w:spacing w:line="360" w:lineRule="auto"/>
        <w:jc w:val="center"/>
        <w:rPr>
          <w:rFonts w:eastAsia="Arial"/>
          <w:b/>
          <w:bCs/>
          <w:lang w:val="en-US"/>
        </w:rPr>
      </w:pPr>
      <w:r w:rsidRPr="698E0E38">
        <w:rPr>
          <w:rFonts w:eastAsia="Arial"/>
          <w:b/>
          <w:bCs/>
        </w:rPr>
        <w:t>Nova University of Lisbon</w:t>
      </w:r>
    </w:p>
    <w:p w14:paraId="4624F9D5" w14:textId="66EB7550" w:rsidR="00BE3C61" w:rsidRPr="00BE3C61" w:rsidRDefault="00BE3C61" w:rsidP="698E0E38">
      <w:pPr>
        <w:pStyle w:val="Default"/>
        <w:spacing w:line="360" w:lineRule="auto"/>
        <w:jc w:val="center"/>
        <w:rPr>
          <w:rFonts w:eastAsia="Arial"/>
          <w:b/>
          <w:bCs/>
          <w:lang w:val="en-US"/>
        </w:rPr>
      </w:pPr>
      <w:r w:rsidRPr="698E0E38">
        <w:rPr>
          <w:rFonts w:eastAsia="Arial"/>
          <w:b/>
          <w:bCs/>
        </w:rPr>
        <w:t>NOVA IMS Information Management School</w:t>
      </w:r>
    </w:p>
    <w:p w14:paraId="201F95C0" w14:textId="66EB7550" w:rsidR="00BE3C61" w:rsidRPr="00BE3C61" w:rsidRDefault="00BE3C61" w:rsidP="698E0E38">
      <w:pPr>
        <w:pStyle w:val="Default"/>
        <w:spacing w:line="360" w:lineRule="auto"/>
        <w:jc w:val="center"/>
        <w:rPr>
          <w:rFonts w:eastAsia="Arial"/>
          <w:lang w:val="en-US"/>
        </w:rPr>
      </w:pPr>
      <w:r w:rsidRPr="698E0E38">
        <w:rPr>
          <w:rFonts w:eastAsia="Arial"/>
          <w:b/>
          <w:bCs/>
        </w:rPr>
        <w:t>Postgraduate Program i</w:t>
      </w:r>
      <w:r w:rsidR="7886F620" w:rsidRPr="698E0E38">
        <w:rPr>
          <w:rFonts w:eastAsia="Arial"/>
          <w:b/>
          <w:bCs/>
        </w:rPr>
        <w:t>n</w:t>
      </w:r>
      <w:r w:rsidRPr="698E0E38">
        <w:rPr>
          <w:rFonts w:eastAsia="Arial"/>
          <w:b/>
          <w:bCs/>
        </w:rPr>
        <w:t xml:space="preserve"> Enterprise Data Science &amp; Analytics</w:t>
      </w:r>
    </w:p>
    <w:p w14:paraId="672A6659" w14:textId="77777777" w:rsidR="00BE3C61" w:rsidRPr="00BE3C61" w:rsidRDefault="00BE3C61" w:rsidP="698E0E38">
      <w:pPr>
        <w:pStyle w:val="Default"/>
        <w:spacing w:line="360" w:lineRule="auto"/>
        <w:jc w:val="both"/>
        <w:rPr>
          <w:rFonts w:eastAsia="Arial"/>
          <w:sz w:val="22"/>
          <w:szCs w:val="22"/>
          <w:lang w:val="en-US"/>
        </w:rPr>
      </w:pPr>
    </w:p>
    <w:p w14:paraId="0A37501D" w14:textId="3D5202DF" w:rsidR="00BE3C61" w:rsidRPr="00BE3C61" w:rsidRDefault="00BE3C61" w:rsidP="698E0E38">
      <w:pPr>
        <w:pStyle w:val="Default"/>
        <w:spacing w:line="360" w:lineRule="auto"/>
        <w:jc w:val="both"/>
        <w:rPr>
          <w:rFonts w:eastAsia="Arial"/>
          <w:sz w:val="22"/>
          <w:szCs w:val="22"/>
          <w:lang w:val="en-US"/>
        </w:rPr>
      </w:pPr>
    </w:p>
    <w:p w14:paraId="6A05A809" w14:textId="77777777" w:rsidR="00BE3C61" w:rsidRPr="00BE3C61" w:rsidRDefault="00BE3C61" w:rsidP="698E0E38">
      <w:pPr>
        <w:pStyle w:val="Default"/>
        <w:spacing w:line="360" w:lineRule="auto"/>
        <w:jc w:val="both"/>
        <w:rPr>
          <w:rFonts w:eastAsia="Arial"/>
          <w:sz w:val="22"/>
          <w:szCs w:val="22"/>
          <w:lang w:val="en-US"/>
        </w:rPr>
      </w:pPr>
    </w:p>
    <w:p w14:paraId="5A39BBE3" w14:textId="77777777" w:rsidR="00BE3C61" w:rsidRPr="00BE3C61" w:rsidRDefault="00BE3C61" w:rsidP="698E0E38">
      <w:pPr>
        <w:pStyle w:val="Default"/>
        <w:spacing w:line="360" w:lineRule="auto"/>
        <w:jc w:val="both"/>
        <w:rPr>
          <w:rFonts w:eastAsia="Arial"/>
          <w:sz w:val="22"/>
          <w:szCs w:val="22"/>
          <w:lang w:val="en-US"/>
        </w:rPr>
      </w:pPr>
    </w:p>
    <w:p w14:paraId="2B52CD91" w14:textId="66EB7550" w:rsidR="00A00875" w:rsidRDefault="4B18BA01" w:rsidP="698E0E38">
      <w:pPr>
        <w:pStyle w:val="Default"/>
        <w:spacing w:line="360" w:lineRule="auto"/>
        <w:jc w:val="center"/>
        <w:rPr>
          <w:rFonts w:eastAsia="Arial"/>
          <w:sz w:val="22"/>
          <w:szCs w:val="22"/>
        </w:rPr>
      </w:pPr>
      <w:r>
        <w:rPr>
          <w:noProof/>
        </w:rPr>
        <w:drawing>
          <wp:inline distT="0" distB="0" distL="0" distR="0" wp14:anchorId="23E80276" wp14:editId="6583C066">
            <wp:extent cx="3886742" cy="1533739"/>
            <wp:effectExtent l="95250" t="95250" r="95250" b="523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886742" cy="1533739"/>
                    </a:xfrm>
                    <a:prstGeom prst="rect">
                      <a:avLst/>
                    </a:prstGeom>
                  </pic:spPr>
                </pic:pic>
              </a:graphicData>
            </a:graphic>
          </wp:inline>
        </w:drawing>
      </w:r>
    </w:p>
    <w:p w14:paraId="41C8F396" w14:textId="77777777" w:rsidR="00A00875" w:rsidRDefault="00A00875" w:rsidP="698E0E38">
      <w:pPr>
        <w:pStyle w:val="Default"/>
        <w:spacing w:line="360" w:lineRule="auto"/>
        <w:jc w:val="both"/>
        <w:rPr>
          <w:rFonts w:eastAsia="Arial"/>
          <w:sz w:val="22"/>
          <w:szCs w:val="22"/>
        </w:rPr>
      </w:pPr>
    </w:p>
    <w:p w14:paraId="5AB178A2" w14:textId="14D8C809" w:rsidR="00AC24C4" w:rsidRDefault="00AC24C4" w:rsidP="698E0E38">
      <w:pPr>
        <w:pStyle w:val="Default"/>
        <w:spacing w:line="360" w:lineRule="auto"/>
        <w:jc w:val="center"/>
        <w:rPr>
          <w:rFonts w:eastAsia="Arial"/>
          <w:b/>
          <w:bCs/>
          <w:lang w:val="en-US"/>
        </w:rPr>
      </w:pPr>
      <w:r w:rsidRPr="698E0E38">
        <w:rPr>
          <w:rFonts w:eastAsia="Arial"/>
          <w:b/>
          <w:bCs/>
        </w:rPr>
        <w:t>Group Project – Unsupervised Learning</w:t>
      </w:r>
    </w:p>
    <w:p w14:paraId="279115A2" w14:textId="14D8C809" w:rsidR="00AC24C4" w:rsidRDefault="00AC24C4" w:rsidP="698E0E38">
      <w:pPr>
        <w:pStyle w:val="Default"/>
        <w:spacing w:line="360" w:lineRule="auto"/>
        <w:jc w:val="center"/>
        <w:rPr>
          <w:rFonts w:eastAsia="Arial"/>
          <w:b/>
          <w:bCs/>
          <w:lang w:val="en-US"/>
        </w:rPr>
      </w:pPr>
      <w:r w:rsidRPr="698E0E38">
        <w:rPr>
          <w:rFonts w:eastAsia="Arial"/>
          <w:b/>
          <w:bCs/>
        </w:rPr>
        <w:t>Sportify</w:t>
      </w:r>
    </w:p>
    <w:p w14:paraId="1299C43A" w14:textId="77777777" w:rsidR="00AC24C4" w:rsidRDefault="00AC24C4" w:rsidP="698E0E38">
      <w:pPr>
        <w:pStyle w:val="Default"/>
        <w:spacing w:line="360" w:lineRule="auto"/>
        <w:jc w:val="center"/>
        <w:rPr>
          <w:rFonts w:eastAsia="Arial"/>
          <w:b/>
          <w:bCs/>
          <w:lang w:val="en-US"/>
        </w:rPr>
      </w:pPr>
    </w:p>
    <w:p w14:paraId="45AB2ECB" w14:textId="14D8C809" w:rsidR="00AC24C4" w:rsidRDefault="00AC24C4" w:rsidP="698E0E38">
      <w:pPr>
        <w:pStyle w:val="Default"/>
        <w:spacing w:line="360" w:lineRule="auto"/>
        <w:jc w:val="center"/>
        <w:rPr>
          <w:rFonts w:eastAsia="Arial"/>
          <w:b/>
          <w:bCs/>
          <w:lang w:val="en-US"/>
        </w:rPr>
      </w:pPr>
      <w:r w:rsidRPr="698E0E38">
        <w:rPr>
          <w:rFonts w:eastAsia="Arial"/>
          <w:b/>
          <w:bCs/>
        </w:rPr>
        <w:t>Data Science and Machine Learning</w:t>
      </w:r>
    </w:p>
    <w:p w14:paraId="0FB78278" w14:textId="77777777" w:rsidR="00AC24C4" w:rsidRPr="00AC24C4" w:rsidRDefault="00AC24C4" w:rsidP="698E0E38">
      <w:pPr>
        <w:pStyle w:val="Default"/>
        <w:spacing w:line="360" w:lineRule="auto"/>
        <w:jc w:val="both"/>
        <w:rPr>
          <w:rFonts w:eastAsia="Arial"/>
          <w:b/>
          <w:bCs/>
          <w:lang w:val="en-US"/>
        </w:rPr>
      </w:pPr>
    </w:p>
    <w:p w14:paraId="1FC39945" w14:textId="77777777" w:rsidR="00A00875" w:rsidRDefault="00A00875" w:rsidP="698E0E38">
      <w:pPr>
        <w:pStyle w:val="Default"/>
        <w:spacing w:line="360" w:lineRule="auto"/>
        <w:jc w:val="both"/>
        <w:rPr>
          <w:rFonts w:eastAsia="Arial"/>
          <w:sz w:val="22"/>
          <w:szCs w:val="22"/>
          <w:lang w:val="en-US"/>
        </w:rPr>
      </w:pPr>
    </w:p>
    <w:p w14:paraId="0562CB0E" w14:textId="77777777" w:rsidR="00AC24C4" w:rsidRDefault="00AC24C4" w:rsidP="698E0E38">
      <w:pPr>
        <w:pStyle w:val="Default"/>
        <w:spacing w:line="360" w:lineRule="auto"/>
        <w:jc w:val="both"/>
        <w:rPr>
          <w:rFonts w:eastAsia="Arial"/>
          <w:sz w:val="22"/>
          <w:szCs w:val="22"/>
          <w:lang w:val="en-US"/>
        </w:rPr>
      </w:pPr>
    </w:p>
    <w:p w14:paraId="34CE0A41" w14:textId="77777777" w:rsidR="00AC24C4" w:rsidRDefault="00AC24C4" w:rsidP="698E0E38">
      <w:pPr>
        <w:pStyle w:val="Default"/>
        <w:spacing w:line="360" w:lineRule="auto"/>
        <w:jc w:val="both"/>
        <w:rPr>
          <w:rFonts w:eastAsia="Arial"/>
          <w:sz w:val="22"/>
          <w:szCs w:val="22"/>
          <w:lang w:val="en-US"/>
        </w:rPr>
      </w:pPr>
    </w:p>
    <w:p w14:paraId="2A056418" w14:textId="3897F1B0" w:rsidR="00AC24C4" w:rsidRPr="008150E9" w:rsidRDefault="00AC24C4" w:rsidP="698E0E38">
      <w:pPr>
        <w:pStyle w:val="Default"/>
        <w:spacing w:line="360" w:lineRule="auto"/>
        <w:jc w:val="center"/>
        <w:rPr>
          <w:rFonts w:eastAsia="Arial"/>
          <w:sz w:val="22"/>
          <w:szCs w:val="22"/>
          <w:lang w:val="en-GB"/>
        </w:rPr>
      </w:pPr>
      <w:r w:rsidRPr="698E0E38">
        <w:rPr>
          <w:rFonts w:eastAsia="Arial"/>
          <w:sz w:val="22"/>
          <w:szCs w:val="22"/>
          <w:lang w:val="en-GB"/>
        </w:rPr>
        <w:t>Fl</w:t>
      </w:r>
      <w:r w:rsidR="0F0D4D56" w:rsidRPr="698E0E38">
        <w:rPr>
          <w:rFonts w:eastAsia="Arial"/>
          <w:sz w:val="22"/>
          <w:szCs w:val="22"/>
          <w:lang w:val="en-GB"/>
        </w:rPr>
        <w:t>á</w:t>
      </w:r>
      <w:r w:rsidRPr="698E0E38">
        <w:rPr>
          <w:rFonts w:eastAsia="Arial"/>
          <w:sz w:val="22"/>
          <w:szCs w:val="22"/>
          <w:lang w:val="en-GB"/>
        </w:rPr>
        <w:t>vio C</w:t>
      </w:r>
      <w:r w:rsidR="0A97B75D" w:rsidRPr="698E0E38">
        <w:rPr>
          <w:rFonts w:eastAsia="Arial"/>
          <w:sz w:val="22"/>
          <w:szCs w:val="22"/>
          <w:lang w:val="en-GB"/>
        </w:rPr>
        <w:t>ô</w:t>
      </w:r>
      <w:r w:rsidRPr="698E0E38">
        <w:rPr>
          <w:rFonts w:eastAsia="Arial"/>
          <w:sz w:val="22"/>
          <w:szCs w:val="22"/>
          <w:lang w:val="en-GB"/>
        </w:rPr>
        <w:t>rte</w:t>
      </w:r>
      <w:r w:rsidR="4057280F" w:rsidRPr="698E0E38">
        <w:rPr>
          <w:rFonts w:eastAsia="Arial"/>
          <w:sz w:val="22"/>
          <w:szCs w:val="22"/>
          <w:lang w:val="en-GB"/>
        </w:rPr>
        <w:t xml:space="preserve"> 20231124</w:t>
      </w:r>
    </w:p>
    <w:p w14:paraId="2EDD4852" w14:textId="6F660A7C" w:rsidR="00AC24C4" w:rsidRPr="008150E9" w:rsidRDefault="00AC24C4" w:rsidP="698E0E38">
      <w:pPr>
        <w:pStyle w:val="Default"/>
        <w:spacing w:line="360" w:lineRule="auto"/>
        <w:jc w:val="center"/>
        <w:rPr>
          <w:rFonts w:eastAsia="Arial"/>
          <w:sz w:val="22"/>
          <w:szCs w:val="22"/>
          <w:lang w:val="en-GB"/>
        </w:rPr>
      </w:pPr>
      <w:r w:rsidRPr="698E0E38">
        <w:rPr>
          <w:rFonts w:eastAsia="Arial"/>
          <w:sz w:val="22"/>
          <w:szCs w:val="22"/>
        </w:rPr>
        <w:t>Luis Mourisco</w:t>
      </w:r>
      <w:r w:rsidR="712D0C05" w:rsidRPr="698E0E38">
        <w:rPr>
          <w:rFonts w:eastAsia="Arial"/>
          <w:sz w:val="22"/>
          <w:szCs w:val="22"/>
        </w:rPr>
        <w:t xml:space="preserve"> 20231119</w:t>
      </w:r>
    </w:p>
    <w:p w14:paraId="15760B18" w14:textId="3AA3C97E" w:rsidR="00AC24C4" w:rsidRPr="00AC24C4" w:rsidRDefault="00AC24C4" w:rsidP="698E0E38">
      <w:pPr>
        <w:pStyle w:val="Default"/>
        <w:spacing w:line="360" w:lineRule="auto"/>
        <w:jc w:val="center"/>
        <w:rPr>
          <w:rFonts w:eastAsia="Arial"/>
          <w:sz w:val="22"/>
          <w:szCs w:val="22"/>
        </w:rPr>
      </w:pPr>
      <w:r w:rsidRPr="698E0E38">
        <w:rPr>
          <w:rFonts w:eastAsia="Arial"/>
          <w:sz w:val="22"/>
          <w:szCs w:val="22"/>
        </w:rPr>
        <w:t>Maria Delgado</w:t>
      </w:r>
      <w:r w:rsidR="55A1DB3D" w:rsidRPr="698E0E38">
        <w:rPr>
          <w:rFonts w:eastAsia="Arial"/>
          <w:sz w:val="22"/>
          <w:szCs w:val="22"/>
        </w:rPr>
        <w:t xml:space="preserve"> 20231229</w:t>
      </w:r>
    </w:p>
    <w:p w14:paraId="3CB4A35F" w14:textId="7B534257" w:rsidR="00AC24C4" w:rsidRPr="00AC24C4" w:rsidRDefault="00AC24C4" w:rsidP="698E0E38">
      <w:pPr>
        <w:pStyle w:val="Default"/>
        <w:spacing w:line="360" w:lineRule="auto"/>
        <w:jc w:val="center"/>
        <w:rPr>
          <w:rFonts w:eastAsia="Arial"/>
          <w:sz w:val="22"/>
          <w:szCs w:val="22"/>
        </w:rPr>
      </w:pPr>
      <w:r w:rsidRPr="698E0E38">
        <w:rPr>
          <w:rFonts w:eastAsia="Arial"/>
          <w:sz w:val="22"/>
          <w:szCs w:val="22"/>
        </w:rPr>
        <w:t>Nuno Machado</w:t>
      </w:r>
      <w:r w:rsidR="6213C6A9" w:rsidRPr="698E0E38">
        <w:rPr>
          <w:rFonts w:eastAsia="Arial"/>
          <w:sz w:val="22"/>
          <w:szCs w:val="22"/>
        </w:rPr>
        <w:t xml:space="preserve"> </w:t>
      </w:r>
      <w:r w:rsidR="2AC76723" w:rsidRPr="698E0E38">
        <w:rPr>
          <w:rFonts w:eastAsia="Arial"/>
          <w:sz w:val="22"/>
          <w:szCs w:val="22"/>
        </w:rPr>
        <w:t>20231118</w:t>
      </w:r>
    </w:p>
    <w:p w14:paraId="70B4D60C" w14:textId="77777777" w:rsidR="00AC24C4" w:rsidRPr="00AC24C4" w:rsidRDefault="00AC24C4" w:rsidP="698E0E38">
      <w:pPr>
        <w:pStyle w:val="Default"/>
        <w:spacing w:line="360" w:lineRule="auto"/>
        <w:jc w:val="center"/>
        <w:rPr>
          <w:rFonts w:eastAsia="Arial"/>
          <w:sz w:val="22"/>
          <w:szCs w:val="22"/>
        </w:rPr>
      </w:pPr>
      <w:r w:rsidRPr="698E0E38">
        <w:rPr>
          <w:rFonts w:eastAsia="Arial"/>
          <w:sz w:val="22"/>
          <w:szCs w:val="22"/>
        </w:rPr>
        <w:t>Pedro Reis 20231419</w:t>
      </w:r>
    </w:p>
    <w:p w14:paraId="62EBF3C5" w14:textId="77777777" w:rsidR="00AC24C4" w:rsidRPr="00AC24C4" w:rsidRDefault="00AC24C4" w:rsidP="698E0E38">
      <w:pPr>
        <w:pStyle w:val="Default"/>
        <w:spacing w:line="360" w:lineRule="auto"/>
        <w:jc w:val="center"/>
        <w:rPr>
          <w:rFonts w:eastAsia="Arial"/>
          <w:sz w:val="22"/>
          <w:szCs w:val="22"/>
        </w:rPr>
      </w:pPr>
    </w:p>
    <w:p w14:paraId="3FE9F23F" w14:textId="77777777" w:rsidR="00AC24C4" w:rsidRPr="00AC24C4" w:rsidRDefault="00AC24C4" w:rsidP="698E0E38">
      <w:pPr>
        <w:pStyle w:val="Default"/>
        <w:spacing w:line="360" w:lineRule="auto"/>
        <w:jc w:val="center"/>
        <w:rPr>
          <w:rFonts w:eastAsia="Arial"/>
          <w:sz w:val="22"/>
          <w:szCs w:val="22"/>
        </w:rPr>
      </w:pPr>
    </w:p>
    <w:p w14:paraId="1F72F646" w14:textId="77777777" w:rsidR="00AC24C4" w:rsidRPr="00AC24C4" w:rsidRDefault="00AC24C4" w:rsidP="698E0E38">
      <w:pPr>
        <w:pStyle w:val="Default"/>
        <w:spacing w:line="360" w:lineRule="auto"/>
        <w:jc w:val="center"/>
        <w:rPr>
          <w:rFonts w:eastAsia="Arial"/>
          <w:sz w:val="22"/>
          <w:szCs w:val="22"/>
        </w:rPr>
      </w:pPr>
    </w:p>
    <w:p w14:paraId="730CB564" w14:textId="14D8C809" w:rsidR="00AC24C4" w:rsidRPr="00AC24C4" w:rsidRDefault="001E25B9" w:rsidP="698E0E38">
      <w:pPr>
        <w:pStyle w:val="Default"/>
        <w:spacing w:line="360" w:lineRule="auto"/>
        <w:jc w:val="center"/>
        <w:rPr>
          <w:rFonts w:eastAsia="Arial"/>
          <w:sz w:val="22"/>
          <w:szCs w:val="22"/>
        </w:rPr>
      </w:pPr>
      <w:r w:rsidRPr="698E0E38">
        <w:rPr>
          <w:rFonts w:eastAsia="Arial"/>
          <w:sz w:val="22"/>
          <w:szCs w:val="22"/>
        </w:rPr>
        <w:t>Professors: Carina Albuquerque and Roberto Henriques</w:t>
      </w:r>
    </w:p>
    <w:p w14:paraId="08CE6F91" w14:textId="77777777" w:rsidR="00AC24C4" w:rsidRPr="00AC24C4" w:rsidRDefault="00AC24C4" w:rsidP="698E0E38">
      <w:pPr>
        <w:pStyle w:val="Default"/>
        <w:spacing w:line="360" w:lineRule="auto"/>
        <w:jc w:val="center"/>
        <w:rPr>
          <w:rFonts w:eastAsia="Arial"/>
          <w:sz w:val="22"/>
          <w:szCs w:val="22"/>
        </w:rPr>
      </w:pPr>
    </w:p>
    <w:p w14:paraId="61CDCEAD" w14:textId="14D8C809" w:rsidR="00A00875" w:rsidRPr="00AC24C4" w:rsidRDefault="001E25B9" w:rsidP="698E0E38">
      <w:pPr>
        <w:pStyle w:val="Default"/>
        <w:spacing w:line="360" w:lineRule="auto"/>
        <w:jc w:val="center"/>
        <w:rPr>
          <w:rFonts w:eastAsia="Arial"/>
          <w:sz w:val="22"/>
          <w:szCs w:val="22"/>
        </w:rPr>
      </w:pPr>
      <w:r w:rsidRPr="698E0E38">
        <w:rPr>
          <w:rFonts w:eastAsia="Arial"/>
          <w:sz w:val="22"/>
          <w:szCs w:val="22"/>
        </w:rPr>
        <w:t>Spring Semester 2024</w:t>
      </w:r>
    </w:p>
    <w:p w14:paraId="6BB9E253" w14:textId="14D8C809" w:rsidR="00BE3C61" w:rsidRPr="00AC24C4" w:rsidRDefault="00BE3C61" w:rsidP="1367DA03">
      <w:pPr>
        <w:spacing w:line="360" w:lineRule="auto"/>
        <w:jc w:val="both"/>
        <w:rPr>
          <w:rFonts w:ascii="Arial" w:eastAsia="Arial" w:hAnsi="Arial" w:cs="Arial"/>
          <w:color w:val="000000"/>
        </w:rPr>
      </w:pPr>
      <w:r w:rsidRPr="698E0E38">
        <w:rPr>
          <w:rFonts w:ascii="Arial" w:eastAsia="Arial" w:hAnsi="Arial" w:cs="Arial"/>
        </w:rPr>
        <w:br w:type="page"/>
      </w:r>
    </w:p>
    <w:sdt>
      <w:sdtPr>
        <w:rPr>
          <w:rFonts w:ascii="Arial" w:eastAsia="Arial" w:hAnsi="Arial" w:cs="Arial"/>
          <w:color w:val="auto"/>
          <w:sz w:val="22"/>
          <w:szCs w:val="22"/>
          <w:lang w:val="en-GB"/>
        </w:rPr>
        <w:id w:val="1932743102"/>
        <w:docPartObj>
          <w:docPartGallery w:val="Table of Contents"/>
          <w:docPartUnique/>
        </w:docPartObj>
      </w:sdtPr>
      <w:sdtContent>
        <w:p w14:paraId="41752711" w14:textId="38FE2298" w:rsidR="00A00875" w:rsidRPr="00F206BF" w:rsidRDefault="00A00875" w:rsidP="1367DA03">
          <w:pPr>
            <w:pStyle w:val="TOCHeading"/>
            <w:spacing w:line="360" w:lineRule="auto"/>
            <w:jc w:val="both"/>
            <w:rPr>
              <w:rFonts w:ascii="Arial" w:eastAsia="Arial" w:hAnsi="Arial" w:cs="Arial"/>
              <w:b/>
              <w:bCs/>
              <w:sz w:val="24"/>
              <w:szCs w:val="24"/>
            </w:rPr>
          </w:pPr>
          <w:r w:rsidRPr="698E0E38">
            <w:rPr>
              <w:rFonts w:ascii="Arial" w:eastAsia="Arial" w:hAnsi="Arial" w:cs="Arial"/>
              <w:b/>
              <w:bCs/>
              <w:sz w:val="24"/>
              <w:szCs w:val="24"/>
            </w:rPr>
            <w:t>Index</w:t>
          </w:r>
        </w:p>
        <w:p w14:paraId="1925A998" w14:textId="0334148D" w:rsidR="003853E1" w:rsidRPr="002F11F7" w:rsidRDefault="000A63DA" w:rsidP="698E0E38">
          <w:pPr>
            <w:pStyle w:val="TOC1"/>
            <w:tabs>
              <w:tab w:val="right" w:leader="dot" w:pos="9015"/>
            </w:tabs>
            <w:rPr>
              <w:rStyle w:val="Hyperlink"/>
              <w:rFonts w:ascii="Arial" w:eastAsia="Arial" w:hAnsi="Arial" w:cs="Arial"/>
              <w:noProof/>
              <w:lang w:eastAsia="pt-PT"/>
            </w:rPr>
          </w:pPr>
          <w:r>
            <w:fldChar w:fldCharType="begin"/>
          </w:r>
          <w:r w:rsidR="00F47BC8">
            <w:instrText>TOC \o "1-3" \h \z \u</w:instrText>
          </w:r>
          <w:r>
            <w:fldChar w:fldCharType="separate"/>
          </w:r>
          <w:hyperlink w:anchor="_Toc95935944">
            <w:r w:rsidR="1218AFB3" w:rsidRPr="1218AFB3">
              <w:rPr>
                <w:rStyle w:val="Hyperlink"/>
                <w:noProof/>
              </w:rPr>
              <w:t>Abstract</w:t>
            </w:r>
            <w:r w:rsidR="00F47BC8">
              <w:rPr>
                <w:noProof/>
              </w:rPr>
              <w:tab/>
            </w:r>
            <w:r w:rsidR="00F47BC8">
              <w:rPr>
                <w:noProof/>
              </w:rPr>
              <w:fldChar w:fldCharType="begin"/>
            </w:r>
            <w:r w:rsidR="00F47BC8">
              <w:rPr>
                <w:noProof/>
              </w:rPr>
              <w:instrText>PAGEREF _Toc95935944 \h</w:instrText>
            </w:r>
            <w:r w:rsidR="00F47BC8">
              <w:rPr>
                <w:noProof/>
              </w:rPr>
            </w:r>
            <w:r w:rsidR="00F47BC8">
              <w:rPr>
                <w:noProof/>
              </w:rPr>
              <w:fldChar w:fldCharType="separate"/>
            </w:r>
            <w:r w:rsidR="00FC62E8">
              <w:rPr>
                <w:noProof/>
              </w:rPr>
              <w:t>5</w:t>
            </w:r>
            <w:r w:rsidR="00F47BC8">
              <w:rPr>
                <w:noProof/>
              </w:rPr>
              <w:fldChar w:fldCharType="end"/>
            </w:r>
          </w:hyperlink>
        </w:p>
        <w:p w14:paraId="5A45D853" w14:textId="60A524C6" w:rsidR="003853E1" w:rsidRPr="002F11F7" w:rsidRDefault="00585E53" w:rsidP="698E0E38">
          <w:pPr>
            <w:pStyle w:val="TOC1"/>
            <w:tabs>
              <w:tab w:val="left" w:pos="435"/>
              <w:tab w:val="right" w:leader="dot" w:pos="9015"/>
            </w:tabs>
            <w:rPr>
              <w:rStyle w:val="Hyperlink"/>
              <w:rFonts w:ascii="Arial" w:eastAsia="Arial" w:hAnsi="Arial" w:cs="Arial"/>
              <w:noProof/>
              <w:lang w:eastAsia="pt-PT"/>
            </w:rPr>
          </w:pPr>
          <w:hyperlink w:anchor="_Toc729944577">
            <w:r w:rsidR="1218AFB3" w:rsidRPr="1218AFB3">
              <w:rPr>
                <w:rStyle w:val="Hyperlink"/>
                <w:noProof/>
              </w:rPr>
              <w:t>1.</w:t>
            </w:r>
            <w:r w:rsidR="000A63DA">
              <w:rPr>
                <w:noProof/>
              </w:rPr>
              <w:tab/>
            </w:r>
            <w:r w:rsidR="1218AFB3" w:rsidRPr="1218AFB3">
              <w:rPr>
                <w:rStyle w:val="Hyperlink"/>
                <w:noProof/>
              </w:rPr>
              <w:t>Data Exploration</w:t>
            </w:r>
            <w:r w:rsidR="000A63DA">
              <w:rPr>
                <w:noProof/>
              </w:rPr>
              <w:tab/>
            </w:r>
            <w:r w:rsidR="000A63DA">
              <w:rPr>
                <w:noProof/>
              </w:rPr>
              <w:fldChar w:fldCharType="begin"/>
            </w:r>
            <w:r w:rsidR="000A63DA">
              <w:rPr>
                <w:noProof/>
              </w:rPr>
              <w:instrText>PAGEREF _Toc729944577 \h</w:instrText>
            </w:r>
            <w:r w:rsidR="000A63DA">
              <w:rPr>
                <w:noProof/>
              </w:rPr>
            </w:r>
            <w:r w:rsidR="000A63DA">
              <w:rPr>
                <w:noProof/>
              </w:rPr>
              <w:fldChar w:fldCharType="separate"/>
            </w:r>
            <w:r w:rsidR="00FC62E8">
              <w:rPr>
                <w:noProof/>
              </w:rPr>
              <w:t>7</w:t>
            </w:r>
            <w:r w:rsidR="000A63DA">
              <w:rPr>
                <w:noProof/>
              </w:rPr>
              <w:fldChar w:fldCharType="end"/>
            </w:r>
          </w:hyperlink>
        </w:p>
        <w:p w14:paraId="308BE81D" w14:textId="76B3C5C1" w:rsidR="003853E1" w:rsidRPr="002F11F7" w:rsidRDefault="00585E53" w:rsidP="698E0E38">
          <w:pPr>
            <w:pStyle w:val="TOC2"/>
            <w:tabs>
              <w:tab w:val="right" w:leader="dot" w:pos="9015"/>
            </w:tabs>
            <w:rPr>
              <w:rStyle w:val="Hyperlink"/>
              <w:rFonts w:ascii="Arial" w:eastAsia="Arial" w:hAnsi="Arial" w:cs="Arial"/>
              <w:noProof/>
              <w:lang w:eastAsia="pt-PT"/>
            </w:rPr>
          </w:pPr>
          <w:hyperlink w:anchor="_Toc1582800428">
            <w:r w:rsidR="1218AFB3" w:rsidRPr="1218AFB3">
              <w:rPr>
                <w:rStyle w:val="Hyperlink"/>
                <w:noProof/>
              </w:rPr>
              <w:t>1.1. Digital Contact</w:t>
            </w:r>
            <w:r w:rsidR="000A63DA">
              <w:rPr>
                <w:noProof/>
              </w:rPr>
              <w:tab/>
            </w:r>
            <w:r w:rsidR="000A63DA">
              <w:rPr>
                <w:noProof/>
              </w:rPr>
              <w:fldChar w:fldCharType="begin"/>
            </w:r>
            <w:r w:rsidR="000A63DA">
              <w:rPr>
                <w:noProof/>
              </w:rPr>
              <w:instrText>PAGEREF _Toc1582800428 \h</w:instrText>
            </w:r>
            <w:r w:rsidR="000A63DA">
              <w:rPr>
                <w:noProof/>
              </w:rPr>
            </w:r>
            <w:r w:rsidR="000A63DA">
              <w:rPr>
                <w:noProof/>
              </w:rPr>
              <w:fldChar w:fldCharType="separate"/>
            </w:r>
            <w:r w:rsidR="00FC62E8">
              <w:rPr>
                <w:noProof/>
              </w:rPr>
              <w:t>7</w:t>
            </w:r>
            <w:r w:rsidR="000A63DA">
              <w:rPr>
                <w:noProof/>
              </w:rPr>
              <w:fldChar w:fldCharType="end"/>
            </w:r>
          </w:hyperlink>
        </w:p>
        <w:p w14:paraId="618124F5" w14:textId="18DB5F36" w:rsidR="003853E1" w:rsidRPr="002F11F7" w:rsidRDefault="00585E53" w:rsidP="698E0E38">
          <w:pPr>
            <w:pStyle w:val="TOC2"/>
            <w:tabs>
              <w:tab w:val="right" w:leader="dot" w:pos="9015"/>
            </w:tabs>
            <w:rPr>
              <w:rStyle w:val="Hyperlink"/>
              <w:rFonts w:ascii="Arial" w:eastAsia="Arial" w:hAnsi="Arial" w:cs="Arial"/>
              <w:noProof/>
              <w:lang w:eastAsia="pt-PT"/>
            </w:rPr>
          </w:pPr>
          <w:hyperlink w:anchor="_Toc820327339">
            <w:r w:rsidR="1218AFB3" w:rsidRPr="1218AFB3">
              <w:rPr>
                <w:rStyle w:val="Hyperlink"/>
                <w:noProof/>
              </w:rPr>
              <w:t>1.2. Products</w:t>
            </w:r>
            <w:r w:rsidR="000A63DA">
              <w:rPr>
                <w:noProof/>
              </w:rPr>
              <w:tab/>
            </w:r>
            <w:r w:rsidR="000A63DA">
              <w:rPr>
                <w:noProof/>
              </w:rPr>
              <w:fldChar w:fldCharType="begin"/>
            </w:r>
            <w:r w:rsidR="000A63DA">
              <w:rPr>
                <w:noProof/>
              </w:rPr>
              <w:instrText>PAGEREF _Toc820327339 \h</w:instrText>
            </w:r>
            <w:r w:rsidR="000A63DA">
              <w:rPr>
                <w:noProof/>
              </w:rPr>
            </w:r>
            <w:r w:rsidR="000A63DA">
              <w:rPr>
                <w:noProof/>
              </w:rPr>
              <w:fldChar w:fldCharType="separate"/>
            </w:r>
            <w:r w:rsidR="00FC62E8">
              <w:rPr>
                <w:noProof/>
              </w:rPr>
              <w:t>8</w:t>
            </w:r>
            <w:r w:rsidR="000A63DA">
              <w:rPr>
                <w:noProof/>
              </w:rPr>
              <w:fldChar w:fldCharType="end"/>
            </w:r>
          </w:hyperlink>
        </w:p>
        <w:p w14:paraId="105E52C7" w14:textId="624BDE73" w:rsidR="003853E1" w:rsidRPr="002F11F7" w:rsidRDefault="00585E53" w:rsidP="698E0E38">
          <w:pPr>
            <w:pStyle w:val="TOC2"/>
            <w:tabs>
              <w:tab w:val="right" w:leader="dot" w:pos="9015"/>
            </w:tabs>
            <w:rPr>
              <w:rStyle w:val="Hyperlink"/>
              <w:rFonts w:ascii="Arial" w:eastAsia="Arial" w:hAnsi="Arial" w:cs="Arial"/>
              <w:noProof/>
              <w:lang w:eastAsia="pt-PT"/>
            </w:rPr>
          </w:pPr>
          <w:hyperlink w:anchor="_Toc1985524188">
            <w:r w:rsidR="1218AFB3" w:rsidRPr="1218AFB3">
              <w:rPr>
                <w:rStyle w:val="Hyperlink"/>
                <w:noProof/>
              </w:rPr>
              <w:t>1.3. Demographic</w:t>
            </w:r>
            <w:r w:rsidR="000A63DA">
              <w:rPr>
                <w:noProof/>
              </w:rPr>
              <w:tab/>
            </w:r>
            <w:r w:rsidR="000A63DA">
              <w:rPr>
                <w:noProof/>
              </w:rPr>
              <w:fldChar w:fldCharType="begin"/>
            </w:r>
            <w:r w:rsidR="000A63DA">
              <w:rPr>
                <w:noProof/>
              </w:rPr>
              <w:instrText>PAGEREF _Toc1985524188 \h</w:instrText>
            </w:r>
            <w:r w:rsidR="000A63DA">
              <w:rPr>
                <w:noProof/>
              </w:rPr>
            </w:r>
            <w:r w:rsidR="000A63DA">
              <w:rPr>
                <w:noProof/>
              </w:rPr>
              <w:fldChar w:fldCharType="separate"/>
            </w:r>
            <w:r w:rsidR="00FC62E8">
              <w:rPr>
                <w:noProof/>
              </w:rPr>
              <w:t>9</w:t>
            </w:r>
            <w:r w:rsidR="000A63DA">
              <w:rPr>
                <w:noProof/>
              </w:rPr>
              <w:fldChar w:fldCharType="end"/>
            </w:r>
          </w:hyperlink>
        </w:p>
        <w:p w14:paraId="7CFF6DD1" w14:textId="40D2351C" w:rsidR="003853E1" w:rsidRPr="002F11F7" w:rsidRDefault="00585E53" w:rsidP="698E0E38">
          <w:pPr>
            <w:pStyle w:val="TOC1"/>
            <w:tabs>
              <w:tab w:val="left" w:pos="435"/>
              <w:tab w:val="right" w:leader="dot" w:pos="9015"/>
            </w:tabs>
            <w:rPr>
              <w:rStyle w:val="Hyperlink"/>
              <w:rFonts w:ascii="Arial" w:eastAsia="Arial" w:hAnsi="Arial" w:cs="Arial"/>
              <w:noProof/>
              <w:lang w:eastAsia="pt-PT"/>
            </w:rPr>
          </w:pPr>
          <w:hyperlink w:anchor="_Toc1643131129">
            <w:r w:rsidR="1218AFB3" w:rsidRPr="1218AFB3">
              <w:rPr>
                <w:rStyle w:val="Hyperlink"/>
                <w:noProof/>
              </w:rPr>
              <w:t>2.</w:t>
            </w:r>
            <w:r w:rsidR="000A63DA">
              <w:rPr>
                <w:noProof/>
              </w:rPr>
              <w:tab/>
            </w:r>
            <w:r w:rsidR="1218AFB3" w:rsidRPr="1218AFB3">
              <w:rPr>
                <w:rStyle w:val="Hyperlink"/>
                <w:noProof/>
              </w:rPr>
              <w:t>Preprocessing</w:t>
            </w:r>
            <w:r w:rsidR="000A63DA">
              <w:rPr>
                <w:noProof/>
              </w:rPr>
              <w:tab/>
            </w:r>
            <w:r w:rsidR="000A63DA">
              <w:rPr>
                <w:noProof/>
              </w:rPr>
              <w:fldChar w:fldCharType="begin"/>
            </w:r>
            <w:r w:rsidR="000A63DA">
              <w:rPr>
                <w:noProof/>
              </w:rPr>
              <w:instrText>PAGEREF _Toc1643131129 \h</w:instrText>
            </w:r>
            <w:r w:rsidR="000A63DA">
              <w:rPr>
                <w:noProof/>
              </w:rPr>
            </w:r>
            <w:r w:rsidR="000A63DA">
              <w:rPr>
                <w:noProof/>
              </w:rPr>
              <w:fldChar w:fldCharType="separate"/>
            </w:r>
            <w:r w:rsidR="00FC62E8">
              <w:rPr>
                <w:noProof/>
              </w:rPr>
              <w:t>12</w:t>
            </w:r>
            <w:r w:rsidR="000A63DA">
              <w:rPr>
                <w:noProof/>
              </w:rPr>
              <w:fldChar w:fldCharType="end"/>
            </w:r>
          </w:hyperlink>
        </w:p>
        <w:p w14:paraId="4352E786" w14:textId="1AABCCD3" w:rsidR="003853E1" w:rsidRPr="002F11F7" w:rsidRDefault="00585E53" w:rsidP="698E0E38">
          <w:pPr>
            <w:pStyle w:val="TOC2"/>
            <w:tabs>
              <w:tab w:val="right" w:leader="dot" w:pos="9015"/>
            </w:tabs>
            <w:rPr>
              <w:rStyle w:val="Hyperlink"/>
              <w:rFonts w:ascii="Arial" w:eastAsia="Arial" w:hAnsi="Arial" w:cs="Arial"/>
              <w:noProof/>
              <w:lang w:eastAsia="pt-PT"/>
            </w:rPr>
          </w:pPr>
          <w:hyperlink w:anchor="_Toc297238408">
            <w:r w:rsidR="1218AFB3" w:rsidRPr="1218AFB3">
              <w:rPr>
                <w:rStyle w:val="Hyperlink"/>
                <w:noProof/>
              </w:rPr>
              <w:t>2.1. Digital Contact</w:t>
            </w:r>
            <w:r w:rsidR="000A63DA">
              <w:rPr>
                <w:noProof/>
              </w:rPr>
              <w:tab/>
            </w:r>
            <w:r w:rsidR="000A63DA">
              <w:rPr>
                <w:noProof/>
              </w:rPr>
              <w:fldChar w:fldCharType="begin"/>
            </w:r>
            <w:r w:rsidR="000A63DA">
              <w:rPr>
                <w:noProof/>
              </w:rPr>
              <w:instrText>PAGEREF _Toc297238408 \h</w:instrText>
            </w:r>
            <w:r w:rsidR="000A63DA">
              <w:rPr>
                <w:noProof/>
              </w:rPr>
            </w:r>
            <w:r w:rsidR="000A63DA">
              <w:rPr>
                <w:noProof/>
              </w:rPr>
              <w:fldChar w:fldCharType="separate"/>
            </w:r>
            <w:r w:rsidR="00FC62E8">
              <w:rPr>
                <w:noProof/>
              </w:rPr>
              <w:t>12</w:t>
            </w:r>
            <w:r w:rsidR="000A63DA">
              <w:rPr>
                <w:noProof/>
              </w:rPr>
              <w:fldChar w:fldCharType="end"/>
            </w:r>
          </w:hyperlink>
        </w:p>
        <w:p w14:paraId="5936F941" w14:textId="085B1F3A" w:rsidR="3112A7AF" w:rsidRDefault="00585E53" w:rsidP="698E0E38">
          <w:pPr>
            <w:pStyle w:val="TOC2"/>
            <w:tabs>
              <w:tab w:val="right" w:leader="dot" w:pos="9015"/>
            </w:tabs>
            <w:rPr>
              <w:rStyle w:val="Hyperlink"/>
              <w:rFonts w:ascii="Arial" w:eastAsia="Arial" w:hAnsi="Arial" w:cs="Arial"/>
              <w:noProof/>
            </w:rPr>
          </w:pPr>
          <w:hyperlink w:anchor="_Toc1384774646">
            <w:r w:rsidR="1218AFB3" w:rsidRPr="1218AFB3">
              <w:rPr>
                <w:rStyle w:val="Hyperlink"/>
                <w:noProof/>
              </w:rPr>
              <w:t>2.2. Products</w:t>
            </w:r>
            <w:r w:rsidR="000A63DA">
              <w:rPr>
                <w:noProof/>
              </w:rPr>
              <w:tab/>
            </w:r>
            <w:r w:rsidR="000A63DA">
              <w:rPr>
                <w:noProof/>
              </w:rPr>
              <w:fldChar w:fldCharType="begin"/>
            </w:r>
            <w:r w:rsidR="000A63DA">
              <w:rPr>
                <w:noProof/>
              </w:rPr>
              <w:instrText>PAGEREF _Toc1384774646 \h</w:instrText>
            </w:r>
            <w:r w:rsidR="000A63DA">
              <w:rPr>
                <w:noProof/>
              </w:rPr>
            </w:r>
            <w:r w:rsidR="000A63DA">
              <w:rPr>
                <w:noProof/>
              </w:rPr>
              <w:fldChar w:fldCharType="separate"/>
            </w:r>
            <w:r w:rsidR="00FC62E8">
              <w:rPr>
                <w:noProof/>
              </w:rPr>
              <w:t>12</w:t>
            </w:r>
            <w:r w:rsidR="000A63DA">
              <w:rPr>
                <w:noProof/>
              </w:rPr>
              <w:fldChar w:fldCharType="end"/>
            </w:r>
          </w:hyperlink>
        </w:p>
        <w:p w14:paraId="293FE587" w14:textId="12EBB187" w:rsidR="3112A7AF" w:rsidRDefault="00585E53" w:rsidP="698E0E38">
          <w:pPr>
            <w:pStyle w:val="TOC2"/>
            <w:tabs>
              <w:tab w:val="right" w:leader="dot" w:pos="9015"/>
            </w:tabs>
            <w:rPr>
              <w:rStyle w:val="Hyperlink"/>
              <w:rFonts w:ascii="Arial" w:eastAsia="Arial" w:hAnsi="Arial" w:cs="Arial"/>
              <w:noProof/>
            </w:rPr>
          </w:pPr>
          <w:hyperlink w:anchor="_Toc2018918011">
            <w:r w:rsidR="1218AFB3" w:rsidRPr="1218AFB3">
              <w:rPr>
                <w:rStyle w:val="Hyperlink"/>
                <w:noProof/>
              </w:rPr>
              <w:t>2.3. Demographic</w:t>
            </w:r>
            <w:r w:rsidR="000A63DA">
              <w:rPr>
                <w:noProof/>
              </w:rPr>
              <w:tab/>
            </w:r>
            <w:r w:rsidR="000A63DA">
              <w:rPr>
                <w:noProof/>
              </w:rPr>
              <w:fldChar w:fldCharType="begin"/>
            </w:r>
            <w:r w:rsidR="000A63DA">
              <w:rPr>
                <w:noProof/>
              </w:rPr>
              <w:instrText>PAGEREF _Toc2018918011 \h</w:instrText>
            </w:r>
            <w:r w:rsidR="000A63DA">
              <w:rPr>
                <w:noProof/>
              </w:rPr>
            </w:r>
            <w:r w:rsidR="000A63DA">
              <w:rPr>
                <w:noProof/>
              </w:rPr>
              <w:fldChar w:fldCharType="separate"/>
            </w:r>
            <w:r w:rsidR="00FC62E8">
              <w:rPr>
                <w:noProof/>
              </w:rPr>
              <w:t>13</w:t>
            </w:r>
            <w:r w:rsidR="000A63DA">
              <w:rPr>
                <w:noProof/>
              </w:rPr>
              <w:fldChar w:fldCharType="end"/>
            </w:r>
          </w:hyperlink>
        </w:p>
        <w:p w14:paraId="264387EA" w14:textId="487BE894" w:rsidR="3112A7AF" w:rsidRDefault="00585E53" w:rsidP="698E0E38">
          <w:pPr>
            <w:pStyle w:val="TOC1"/>
            <w:tabs>
              <w:tab w:val="left" w:pos="435"/>
              <w:tab w:val="right" w:leader="dot" w:pos="9015"/>
            </w:tabs>
            <w:rPr>
              <w:rStyle w:val="Hyperlink"/>
              <w:rFonts w:ascii="Arial" w:eastAsia="Arial" w:hAnsi="Arial" w:cs="Arial"/>
              <w:noProof/>
            </w:rPr>
          </w:pPr>
          <w:hyperlink w:anchor="_Toc279790626">
            <w:r w:rsidR="1218AFB3" w:rsidRPr="1218AFB3">
              <w:rPr>
                <w:rStyle w:val="Hyperlink"/>
                <w:noProof/>
              </w:rPr>
              <w:t>3.</w:t>
            </w:r>
            <w:r w:rsidR="000A63DA">
              <w:rPr>
                <w:noProof/>
              </w:rPr>
              <w:tab/>
            </w:r>
            <w:r w:rsidR="1218AFB3" w:rsidRPr="1218AFB3">
              <w:rPr>
                <w:rStyle w:val="Hyperlink"/>
                <w:noProof/>
              </w:rPr>
              <w:t>Modelling</w:t>
            </w:r>
            <w:r w:rsidR="000A63DA">
              <w:rPr>
                <w:noProof/>
              </w:rPr>
              <w:tab/>
            </w:r>
            <w:r w:rsidR="000A63DA">
              <w:rPr>
                <w:noProof/>
              </w:rPr>
              <w:fldChar w:fldCharType="begin"/>
            </w:r>
            <w:r w:rsidR="000A63DA">
              <w:rPr>
                <w:noProof/>
              </w:rPr>
              <w:instrText>PAGEREF _Toc279790626 \h</w:instrText>
            </w:r>
            <w:r w:rsidR="000A63DA">
              <w:rPr>
                <w:noProof/>
              </w:rPr>
            </w:r>
            <w:r w:rsidR="000A63DA">
              <w:rPr>
                <w:noProof/>
              </w:rPr>
              <w:fldChar w:fldCharType="separate"/>
            </w:r>
            <w:r w:rsidR="00FC62E8">
              <w:rPr>
                <w:noProof/>
              </w:rPr>
              <w:t>15</w:t>
            </w:r>
            <w:r w:rsidR="000A63DA">
              <w:rPr>
                <w:noProof/>
              </w:rPr>
              <w:fldChar w:fldCharType="end"/>
            </w:r>
          </w:hyperlink>
        </w:p>
        <w:p w14:paraId="5CBD24AA" w14:textId="25F7394B" w:rsidR="3112A7AF" w:rsidRDefault="00585E53" w:rsidP="698E0E38">
          <w:pPr>
            <w:pStyle w:val="TOC2"/>
            <w:tabs>
              <w:tab w:val="right" w:leader="dot" w:pos="9015"/>
            </w:tabs>
            <w:rPr>
              <w:rStyle w:val="Hyperlink"/>
              <w:rFonts w:ascii="Arial" w:eastAsia="Arial" w:hAnsi="Arial" w:cs="Arial"/>
              <w:noProof/>
            </w:rPr>
          </w:pPr>
          <w:hyperlink w:anchor="_Toc1337645816">
            <w:r w:rsidR="1218AFB3" w:rsidRPr="1218AFB3">
              <w:rPr>
                <w:rStyle w:val="Hyperlink"/>
                <w:noProof/>
              </w:rPr>
              <w:t>3.1. Perspective: Digital Contacts</w:t>
            </w:r>
            <w:r w:rsidR="000A63DA">
              <w:rPr>
                <w:noProof/>
              </w:rPr>
              <w:tab/>
            </w:r>
            <w:r w:rsidR="000A63DA">
              <w:rPr>
                <w:noProof/>
              </w:rPr>
              <w:fldChar w:fldCharType="begin"/>
            </w:r>
            <w:r w:rsidR="000A63DA">
              <w:rPr>
                <w:noProof/>
              </w:rPr>
              <w:instrText>PAGEREF _Toc1337645816 \h</w:instrText>
            </w:r>
            <w:r w:rsidR="000A63DA">
              <w:rPr>
                <w:noProof/>
              </w:rPr>
            </w:r>
            <w:r w:rsidR="000A63DA">
              <w:rPr>
                <w:noProof/>
              </w:rPr>
              <w:fldChar w:fldCharType="separate"/>
            </w:r>
            <w:r w:rsidR="00FC62E8">
              <w:rPr>
                <w:noProof/>
              </w:rPr>
              <w:t>15</w:t>
            </w:r>
            <w:r w:rsidR="000A63DA">
              <w:rPr>
                <w:noProof/>
              </w:rPr>
              <w:fldChar w:fldCharType="end"/>
            </w:r>
          </w:hyperlink>
        </w:p>
        <w:p w14:paraId="16FECFE0" w14:textId="5D2CAA8C" w:rsidR="3112A7AF" w:rsidRDefault="00585E53" w:rsidP="698E0E38">
          <w:pPr>
            <w:pStyle w:val="TOC2"/>
            <w:tabs>
              <w:tab w:val="right" w:leader="dot" w:pos="9015"/>
            </w:tabs>
            <w:rPr>
              <w:rStyle w:val="Hyperlink"/>
              <w:rFonts w:ascii="Arial" w:eastAsia="Arial" w:hAnsi="Arial" w:cs="Arial"/>
              <w:noProof/>
            </w:rPr>
          </w:pPr>
          <w:hyperlink w:anchor="_Toc681707426">
            <w:r w:rsidR="1218AFB3" w:rsidRPr="1218AFB3">
              <w:rPr>
                <w:rStyle w:val="Hyperlink"/>
                <w:noProof/>
              </w:rPr>
              <w:t>3.2 Perspective: Products</w:t>
            </w:r>
            <w:r w:rsidR="000A63DA">
              <w:rPr>
                <w:noProof/>
              </w:rPr>
              <w:tab/>
            </w:r>
            <w:r w:rsidR="000A63DA">
              <w:rPr>
                <w:noProof/>
              </w:rPr>
              <w:fldChar w:fldCharType="begin"/>
            </w:r>
            <w:r w:rsidR="000A63DA">
              <w:rPr>
                <w:noProof/>
              </w:rPr>
              <w:instrText>PAGEREF _Toc681707426 \h</w:instrText>
            </w:r>
            <w:r w:rsidR="000A63DA">
              <w:rPr>
                <w:noProof/>
              </w:rPr>
            </w:r>
            <w:r w:rsidR="000A63DA">
              <w:rPr>
                <w:noProof/>
              </w:rPr>
              <w:fldChar w:fldCharType="separate"/>
            </w:r>
            <w:r w:rsidR="00FC62E8">
              <w:rPr>
                <w:noProof/>
              </w:rPr>
              <w:t>18</w:t>
            </w:r>
            <w:r w:rsidR="000A63DA">
              <w:rPr>
                <w:noProof/>
              </w:rPr>
              <w:fldChar w:fldCharType="end"/>
            </w:r>
          </w:hyperlink>
        </w:p>
        <w:p w14:paraId="1F40DCD6" w14:textId="76E6FB62" w:rsidR="3112A7AF" w:rsidRDefault="00585E53" w:rsidP="698E0E38">
          <w:pPr>
            <w:pStyle w:val="TOC1"/>
            <w:tabs>
              <w:tab w:val="left" w:pos="435"/>
              <w:tab w:val="right" w:leader="dot" w:pos="9015"/>
            </w:tabs>
            <w:rPr>
              <w:rStyle w:val="Hyperlink"/>
              <w:rFonts w:ascii="Arial" w:eastAsia="Arial" w:hAnsi="Arial" w:cs="Arial"/>
              <w:noProof/>
            </w:rPr>
          </w:pPr>
          <w:hyperlink w:anchor="_Toc1728944413">
            <w:r w:rsidR="1218AFB3" w:rsidRPr="1218AFB3">
              <w:rPr>
                <w:rStyle w:val="Hyperlink"/>
                <w:noProof/>
              </w:rPr>
              <w:t>4.</w:t>
            </w:r>
            <w:r w:rsidR="000A63DA">
              <w:rPr>
                <w:noProof/>
              </w:rPr>
              <w:tab/>
            </w:r>
            <w:r w:rsidR="1218AFB3" w:rsidRPr="1218AFB3">
              <w:rPr>
                <w:rStyle w:val="Hyperlink"/>
                <w:noProof/>
              </w:rPr>
              <w:t>Description of Resulting Clusters</w:t>
            </w:r>
            <w:r w:rsidR="000A63DA">
              <w:rPr>
                <w:noProof/>
              </w:rPr>
              <w:tab/>
            </w:r>
            <w:r w:rsidR="000A63DA">
              <w:rPr>
                <w:noProof/>
              </w:rPr>
              <w:fldChar w:fldCharType="begin"/>
            </w:r>
            <w:r w:rsidR="000A63DA">
              <w:rPr>
                <w:noProof/>
              </w:rPr>
              <w:instrText>PAGEREF _Toc1728944413 \h</w:instrText>
            </w:r>
            <w:r w:rsidR="000A63DA">
              <w:rPr>
                <w:noProof/>
              </w:rPr>
            </w:r>
            <w:r w:rsidR="000A63DA">
              <w:rPr>
                <w:noProof/>
              </w:rPr>
              <w:fldChar w:fldCharType="separate"/>
            </w:r>
            <w:r w:rsidR="00FC62E8">
              <w:rPr>
                <w:noProof/>
              </w:rPr>
              <w:t>20</w:t>
            </w:r>
            <w:r w:rsidR="000A63DA">
              <w:rPr>
                <w:noProof/>
              </w:rPr>
              <w:fldChar w:fldCharType="end"/>
            </w:r>
          </w:hyperlink>
        </w:p>
        <w:p w14:paraId="787F528C" w14:textId="340742D0" w:rsidR="3112A7AF" w:rsidRDefault="00585E53" w:rsidP="698E0E38">
          <w:pPr>
            <w:pStyle w:val="TOC2"/>
            <w:tabs>
              <w:tab w:val="right" w:leader="dot" w:pos="9015"/>
            </w:tabs>
            <w:rPr>
              <w:rStyle w:val="Hyperlink"/>
              <w:rFonts w:ascii="Arial" w:eastAsia="Arial" w:hAnsi="Arial" w:cs="Arial"/>
              <w:noProof/>
            </w:rPr>
          </w:pPr>
          <w:hyperlink w:anchor="_Toc110794898">
            <w:r w:rsidR="1218AFB3" w:rsidRPr="1218AFB3">
              <w:rPr>
                <w:rStyle w:val="Hyperlink"/>
                <w:noProof/>
              </w:rPr>
              <w:t>4.1. Digital Contacts</w:t>
            </w:r>
            <w:r w:rsidR="000A63DA">
              <w:rPr>
                <w:noProof/>
              </w:rPr>
              <w:tab/>
            </w:r>
            <w:r w:rsidR="000A63DA">
              <w:rPr>
                <w:noProof/>
              </w:rPr>
              <w:fldChar w:fldCharType="begin"/>
            </w:r>
            <w:r w:rsidR="000A63DA">
              <w:rPr>
                <w:noProof/>
              </w:rPr>
              <w:instrText>PAGEREF _Toc110794898 \h</w:instrText>
            </w:r>
            <w:r w:rsidR="000A63DA">
              <w:rPr>
                <w:noProof/>
              </w:rPr>
            </w:r>
            <w:r w:rsidR="000A63DA">
              <w:rPr>
                <w:noProof/>
              </w:rPr>
              <w:fldChar w:fldCharType="separate"/>
            </w:r>
            <w:r w:rsidR="00FC62E8">
              <w:rPr>
                <w:noProof/>
              </w:rPr>
              <w:t>20</w:t>
            </w:r>
            <w:r w:rsidR="000A63DA">
              <w:rPr>
                <w:noProof/>
              </w:rPr>
              <w:fldChar w:fldCharType="end"/>
            </w:r>
          </w:hyperlink>
        </w:p>
        <w:p w14:paraId="0DCA11B8" w14:textId="75BDCA2A" w:rsidR="3112A7AF" w:rsidRDefault="00585E53" w:rsidP="698E0E38">
          <w:pPr>
            <w:pStyle w:val="TOC2"/>
            <w:tabs>
              <w:tab w:val="right" w:leader="dot" w:pos="9015"/>
            </w:tabs>
            <w:rPr>
              <w:rStyle w:val="Hyperlink"/>
              <w:rFonts w:ascii="Arial" w:eastAsia="Arial" w:hAnsi="Arial" w:cs="Arial"/>
              <w:noProof/>
            </w:rPr>
          </w:pPr>
          <w:hyperlink w:anchor="_Toc124985225">
            <w:r w:rsidR="1218AFB3" w:rsidRPr="1218AFB3">
              <w:rPr>
                <w:rStyle w:val="Hyperlink"/>
                <w:noProof/>
              </w:rPr>
              <w:t>4.2. Products</w:t>
            </w:r>
            <w:r w:rsidR="000A63DA">
              <w:rPr>
                <w:noProof/>
              </w:rPr>
              <w:tab/>
            </w:r>
            <w:r w:rsidR="000A63DA">
              <w:rPr>
                <w:noProof/>
              </w:rPr>
              <w:fldChar w:fldCharType="begin"/>
            </w:r>
            <w:r w:rsidR="000A63DA">
              <w:rPr>
                <w:noProof/>
              </w:rPr>
              <w:instrText>PAGEREF _Toc124985225 \h</w:instrText>
            </w:r>
            <w:r w:rsidR="000A63DA">
              <w:rPr>
                <w:noProof/>
              </w:rPr>
            </w:r>
            <w:r w:rsidR="000A63DA">
              <w:rPr>
                <w:noProof/>
              </w:rPr>
              <w:fldChar w:fldCharType="separate"/>
            </w:r>
            <w:r w:rsidR="00FC62E8">
              <w:rPr>
                <w:noProof/>
              </w:rPr>
              <w:t>22</w:t>
            </w:r>
            <w:r w:rsidR="000A63DA">
              <w:rPr>
                <w:noProof/>
              </w:rPr>
              <w:fldChar w:fldCharType="end"/>
            </w:r>
          </w:hyperlink>
        </w:p>
        <w:p w14:paraId="612B6807" w14:textId="149EF73C" w:rsidR="3112A7AF" w:rsidRDefault="00585E53" w:rsidP="698E0E38">
          <w:pPr>
            <w:pStyle w:val="TOC2"/>
            <w:tabs>
              <w:tab w:val="right" w:leader="dot" w:pos="9015"/>
            </w:tabs>
            <w:rPr>
              <w:rStyle w:val="Hyperlink"/>
              <w:rFonts w:ascii="Arial" w:eastAsia="Arial" w:hAnsi="Arial" w:cs="Arial"/>
              <w:noProof/>
            </w:rPr>
          </w:pPr>
          <w:hyperlink w:anchor="_Toc1298331343">
            <w:r w:rsidR="1218AFB3" w:rsidRPr="1218AFB3">
              <w:rPr>
                <w:rStyle w:val="Hyperlink"/>
                <w:noProof/>
              </w:rPr>
              <w:t>4.3. Merged clusters plus demographics</w:t>
            </w:r>
            <w:r w:rsidR="000A63DA">
              <w:rPr>
                <w:noProof/>
              </w:rPr>
              <w:tab/>
            </w:r>
            <w:r w:rsidR="000A63DA">
              <w:rPr>
                <w:noProof/>
              </w:rPr>
              <w:fldChar w:fldCharType="begin"/>
            </w:r>
            <w:r w:rsidR="000A63DA">
              <w:rPr>
                <w:noProof/>
              </w:rPr>
              <w:instrText>PAGEREF _Toc1298331343 \h</w:instrText>
            </w:r>
            <w:r w:rsidR="000A63DA">
              <w:rPr>
                <w:noProof/>
              </w:rPr>
            </w:r>
            <w:r w:rsidR="000A63DA">
              <w:rPr>
                <w:noProof/>
              </w:rPr>
              <w:fldChar w:fldCharType="separate"/>
            </w:r>
            <w:r w:rsidR="00FC62E8">
              <w:rPr>
                <w:noProof/>
              </w:rPr>
              <w:t>25</w:t>
            </w:r>
            <w:r w:rsidR="000A63DA">
              <w:rPr>
                <w:noProof/>
              </w:rPr>
              <w:fldChar w:fldCharType="end"/>
            </w:r>
          </w:hyperlink>
        </w:p>
        <w:p w14:paraId="39FA4775" w14:textId="0232968B" w:rsidR="3112A7AF" w:rsidRDefault="00585E53" w:rsidP="698E0E38">
          <w:pPr>
            <w:pStyle w:val="TOC2"/>
            <w:tabs>
              <w:tab w:val="right" w:leader="dot" w:pos="9015"/>
            </w:tabs>
            <w:rPr>
              <w:rStyle w:val="Hyperlink"/>
              <w:rFonts w:ascii="Arial" w:eastAsia="Arial" w:hAnsi="Arial" w:cs="Arial"/>
              <w:noProof/>
            </w:rPr>
          </w:pPr>
          <w:hyperlink w:anchor="_Toc2138467886">
            <w:r w:rsidR="1218AFB3" w:rsidRPr="1218AFB3">
              <w:rPr>
                <w:rStyle w:val="Hyperlink"/>
                <w:noProof/>
              </w:rPr>
              <w:t>4.3.1. Cluster 0 and its children (00, 01, 02)</w:t>
            </w:r>
            <w:r w:rsidR="000A63DA">
              <w:rPr>
                <w:noProof/>
              </w:rPr>
              <w:tab/>
            </w:r>
            <w:r w:rsidR="000A63DA">
              <w:rPr>
                <w:noProof/>
              </w:rPr>
              <w:fldChar w:fldCharType="begin"/>
            </w:r>
            <w:r w:rsidR="000A63DA">
              <w:rPr>
                <w:noProof/>
              </w:rPr>
              <w:instrText>PAGEREF _Toc2138467886 \h</w:instrText>
            </w:r>
            <w:r w:rsidR="000A63DA">
              <w:rPr>
                <w:noProof/>
              </w:rPr>
            </w:r>
            <w:r w:rsidR="000A63DA">
              <w:rPr>
                <w:noProof/>
              </w:rPr>
              <w:fldChar w:fldCharType="separate"/>
            </w:r>
            <w:r w:rsidR="00FC62E8">
              <w:rPr>
                <w:noProof/>
              </w:rPr>
              <w:t>25</w:t>
            </w:r>
            <w:r w:rsidR="000A63DA">
              <w:rPr>
                <w:noProof/>
              </w:rPr>
              <w:fldChar w:fldCharType="end"/>
            </w:r>
          </w:hyperlink>
        </w:p>
        <w:p w14:paraId="4580EF5E" w14:textId="6C58D935" w:rsidR="3112A7AF" w:rsidRDefault="00585E53" w:rsidP="698E0E38">
          <w:pPr>
            <w:pStyle w:val="TOC2"/>
            <w:tabs>
              <w:tab w:val="right" w:leader="dot" w:pos="9015"/>
            </w:tabs>
            <w:rPr>
              <w:rStyle w:val="Hyperlink"/>
              <w:rFonts w:ascii="Arial" w:eastAsia="Arial" w:hAnsi="Arial" w:cs="Arial"/>
              <w:noProof/>
            </w:rPr>
          </w:pPr>
          <w:hyperlink w:anchor="_Toc2009923497">
            <w:r w:rsidR="1218AFB3" w:rsidRPr="1218AFB3">
              <w:rPr>
                <w:rStyle w:val="Hyperlink"/>
                <w:noProof/>
              </w:rPr>
              <w:t>4.3.2. Cluster 1 and its children (10,11,12)</w:t>
            </w:r>
            <w:r w:rsidR="000A63DA">
              <w:rPr>
                <w:noProof/>
              </w:rPr>
              <w:tab/>
            </w:r>
            <w:r w:rsidR="000A63DA">
              <w:rPr>
                <w:noProof/>
              </w:rPr>
              <w:fldChar w:fldCharType="begin"/>
            </w:r>
            <w:r w:rsidR="000A63DA">
              <w:rPr>
                <w:noProof/>
              </w:rPr>
              <w:instrText>PAGEREF _Toc2009923497 \h</w:instrText>
            </w:r>
            <w:r w:rsidR="000A63DA">
              <w:rPr>
                <w:noProof/>
              </w:rPr>
            </w:r>
            <w:r w:rsidR="000A63DA">
              <w:rPr>
                <w:noProof/>
              </w:rPr>
              <w:fldChar w:fldCharType="separate"/>
            </w:r>
            <w:r w:rsidR="00FC62E8">
              <w:rPr>
                <w:noProof/>
              </w:rPr>
              <w:t>25</w:t>
            </w:r>
            <w:r w:rsidR="000A63DA">
              <w:rPr>
                <w:noProof/>
              </w:rPr>
              <w:fldChar w:fldCharType="end"/>
            </w:r>
          </w:hyperlink>
        </w:p>
        <w:p w14:paraId="6AD34FD2" w14:textId="1C60A04F" w:rsidR="4A0662B7" w:rsidRDefault="00585E53" w:rsidP="698E0E38">
          <w:pPr>
            <w:pStyle w:val="TOC2"/>
            <w:tabs>
              <w:tab w:val="right" w:leader="dot" w:pos="9015"/>
            </w:tabs>
            <w:rPr>
              <w:rStyle w:val="Hyperlink"/>
              <w:rFonts w:ascii="Arial" w:eastAsia="Arial" w:hAnsi="Arial" w:cs="Arial"/>
              <w:noProof/>
            </w:rPr>
          </w:pPr>
          <w:hyperlink w:anchor="_Toc1904855484">
            <w:r w:rsidR="1218AFB3" w:rsidRPr="1218AFB3">
              <w:rPr>
                <w:rStyle w:val="Hyperlink"/>
                <w:noProof/>
              </w:rPr>
              <w:t>4.3.3. Cluster 2 and its children (20,21,22)</w:t>
            </w:r>
            <w:r w:rsidR="000A63DA">
              <w:rPr>
                <w:noProof/>
              </w:rPr>
              <w:tab/>
            </w:r>
            <w:r w:rsidR="000A63DA">
              <w:rPr>
                <w:noProof/>
              </w:rPr>
              <w:fldChar w:fldCharType="begin"/>
            </w:r>
            <w:r w:rsidR="000A63DA">
              <w:rPr>
                <w:noProof/>
              </w:rPr>
              <w:instrText>PAGEREF _Toc1904855484 \h</w:instrText>
            </w:r>
            <w:r w:rsidR="000A63DA">
              <w:rPr>
                <w:noProof/>
              </w:rPr>
            </w:r>
            <w:r w:rsidR="000A63DA">
              <w:rPr>
                <w:noProof/>
              </w:rPr>
              <w:fldChar w:fldCharType="separate"/>
            </w:r>
            <w:r w:rsidR="00FC62E8">
              <w:rPr>
                <w:noProof/>
              </w:rPr>
              <w:t>26</w:t>
            </w:r>
            <w:r w:rsidR="000A63DA">
              <w:rPr>
                <w:noProof/>
              </w:rPr>
              <w:fldChar w:fldCharType="end"/>
            </w:r>
          </w:hyperlink>
        </w:p>
        <w:p w14:paraId="1EDCE18D" w14:textId="1654A810" w:rsidR="4A0662B7" w:rsidRDefault="00585E53" w:rsidP="698E0E38">
          <w:pPr>
            <w:pStyle w:val="TOC1"/>
            <w:tabs>
              <w:tab w:val="left" w:pos="435"/>
              <w:tab w:val="right" w:leader="dot" w:pos="9015"/>
            </w:tabs>
            <w:rPr>
              <w:rStyle w:val="Hyperlink"/>
              <w:rFonts w:ascii="Arial" w:eastAsia="Arial" w:hAnsi="Arial" w:cs="Arial"/>
              <w:noProof/>
            </w:rPr>
          </w:pPr>
          <w:hyperlink w:anchor="_Toc1463957425">
            <w:r w:rsidR="1218AFB3" w:rsidRPr="1218AFB3">
              <w:rPr>
                <w:rStyle w:val="Hyperlink"/>
                <w:noProof/>
              </w:rPr>
              <w:t>5.</w:t>
            </w:r>
            <w:r w:rsidR="000A63DA">
              <w:rPr>
                <w:noProof/>
              </w:rPr>
              <w:tab/>
            </w:r>
            <w:r w:rsidR="1218AFB3" w:rsidRPr="1218AFB3">
              <w:rPr>
                <w:rStyle w:val="Hyperlink"/>
                <w:noProof/>
              </w:rPr>
              <w:t>Action Plan</w:t>
            </w:r>
            <w:r w:rsidR="000A63DA">
              <w:rPr>
                <w:noProof/>
              </w:rPr>
              <w:tab/>
            </w:r>
            <w:r w:rsidR="000A63DA">
              <w:rPr>
                <w:noProof/>
              </w:rPr>
              <w:fldChar w:fldCharType="begin"/>
            </w:r>
            <w:r w:rsidR="000A63DA">
              <w:rPr>
                <w:noProof/>
              </w:rPr>
              <w:instrText>PAGEREF _Toc1463957425 \h</w:instrText>
            </w:r>
            <w:r w:rsidR="000A63DA">
              <w:rPr>
                <w:noProof/>
              </w:rPr>
            </w:r>
            <w:r w:rsidR="000A63DA">
              <w:rPr>
                <w:noProof/>
              </w:rPr>
              <w:fldChar w:fldCharType="separate"/>
            </w:r>
            <w:r w:rsidR="00FC62E8">
              <w:rPr>
                <w:noProof/>
              </w:rPr>
              <w:t>27</w:t>
            </w:r>
            <w:r w:rsidR="000A63DA">
              <w:rPr>
                <w:noProof/>
              </w:rPr>
              <w:fldChar w:fldCharType="end"/>
            </w:r>
          </w:hyperlink>
        </w:p>
        <w:p w14:paraId="4F285CD2" w14:textId="11E8D618" w:rsidR="4A0662B7" w:rsidRDefault="00585E53" w:rsidP="698E0E38">
          <w:pPr>
            <w:pStyle w:val="TOC2"/>
            <w:tabs>
              <w:tab w:val="right" w:leader="dot" w:pos="9015"/>
            </w:tabs>
            <w:rPr>
              <w:rStyle w:val="Hyperlink"/>
              <w:rFonts w:ascii="Arial" w:eastAsia="Arial" w:hAnsi="Arial" w:cs="Arial"/>
              <w:noProof/>
            </w:rPr>
          </w:pPr>
          <w:hyperlink w:anchor="_Toc1009844648">
            <w:r w:rsidR="1218AFB3" w:rsidRPr="1218AFB3">
              <w:rPr>
                <w:rStyle w:val="Hyperlink"/>
                <w:noProof/>
              </w:rPr>
              <w:t>5.1. Low Spenders Social Butterflies</w:t>
            </w:r>
            <w:r w:rsidR="000A63DA">
              <w:rPr>
                <w:noProof/>
              </w:rPr>
              <w:tab/>
            </w:r>
            <w:r w:rsidR="000A63DA">
              <w:rPr>
                <w:noProof/>
              </w:rPr>
              <w:fldChar w:fldCharType="begin"/>
            </w:r>
            <w:r w:rsidR="000A63DA">
              <w:rPr>
                <w:noProof/>
              </w:rPr>
              <w:instrText>PAGEREF _Toc1009844648 \h</w:instrText>
            </w:r>
            <w:r w:rsidR="000A63DA">
              <w:rPr>
                <w:noProof/>
              </w:rPr>
            </w:r>
            <w:r w:rsidR="000A63DA">
              <w:rPr>
                <w:noProof/>
              </w:rPr>
              <w:fldChar w:fldCharType="separate"/>
            </w:r>
            <w:r w:rsidR="00FC62E8">
              <w:rPr>
                <w:noProof/>
              </w:rPr>
              <w:t>27</w:t>
            </w:r>
            <w:r w:rsidR="000A63DA">
              <w:rPr>
                <w:noProof/>
              </w:rPr>
              <w:fldChar w:fldCharType="end"/>
            </w:r>
          </w:hyperlink>
        </w:p>
        <w:p w14:paraId="10D288D9" w14:textId="7E54AC75" w:rsidR="4A0662B7" w:rsidRDefault="00585E53" w:rsidP="698E0E38">
          <w:pPr>
            <w:pStyle w:val="TOC2"/>
            <w:tabs>
              <w:tab w:val="right" w:leader="dot" w:pos="9015"/>
            </w:tabs>
            <w:rPr>
              <w:rStyle w:val="Hyperlink"/>
              <w:rFonts w:ascii="Arial" w:eastAsia="Arial" w:hAnsi="Arial" w:cs="Arial"/>
              <w:noProof/>
            </w:rPr>
          </w:pPr>
          <w:hyperlink w:anchor="_Toc422424621">
            <w:r w:rsidR="1218AFB3" w:rsidRPr="1218AFB3">
              <w:rPr>
                <w:rStyle w:val="Hyperlink"/>
                <w:noProof/>
              </w:rPr>
              <w:t>5.2. Low Spenders Ad Clickers</w:t>
            </w:r>
            <w:r w:rsidR="000A63DA">
              <w:rPr>
                <w:noProof/>
              </w:rPr>
              <w:tab/>
            </w:r>
            <w:r w:rsidR="000A63DA">
              <w:rPr>
                <w:noProof/>
              </w:rPr>
              <w:fldChar w:fldCharType="begin"/>
            </w:r>
            <w:r w:rsidR="000A63DA">
              <w:rPr>
                <w:noProof/>
              </w:rPr>
              <w:instrText>PAGEREF _Toc422424621 \h</w:instrText>
            </w:r>
            <w:r w:rsidR="000A63DA">
              <w:rPr>
                <w:noProof/>
              </w:rPr>
            </w:r>
            <w:r w:rsidR="000A63DA">
              <w:rPr>
                <w:noProof/>
              </w:rPr>
              <w:fldChar w:fldCharType="separate"/>
            </w:r>
            <w:r w:rsidR="00FC62E8">
              <w:rPr>
                <w:noProof/>
              </w:rPr>
              <w:t>27</w:t>
            </w:r>
            <w:r w:rsidR="000A63DA">
              <w:rPr>
                <w:noProof/>
              </w:rPr>
              <w:fldChar w:fldCharType="end"/>
            </w:r>
          </w:hyperlink>
        </w:p>
        <w:p w14:paraId="2E15F2EE" w14:textId="04930954" w:rsidR="4A0662B7" w:rsidRDefault="00585E53" w:rsidP="698E0E38">
          <w:pPr>
            <w:pStyle w:val="TOC2"/>
            <w:tabs>
              <w:tab w:val="right" w:leader="dot" w:pos="9015"/>
            </w:tabs>
            <w:rPr>
              <w:rStyle w:val="Hyperlink"/>
              <w:rFonts w:ascii="Arial" w:eastAsia="Arial" w:hAnsi="Arial" w:cs="Arial"/>
              <w:noProof/>
            </w:rPr>
          </w:pPr>
          <w:hyperlink w:anchor="_Toc1943587174">
            <w:r w:rsidR="1218AFB3" w:rsidRPr="1218AFB3">
              <w:rPr>
                <w:rStyle w:val="Hyperlink"/>
                <w:noProof/>
              </w:rPr>
              <w:t>5.3. Low Spenders App Explorers</w:t>
            </w:r>
            <w:r w:rsidR="000A63DA">
              <w:rPr>
                <w:noProof/>
              </w:rPr>
              <w:tab/>
            </w:r>
            <w:r w:rsidR="000A63DA">
              <w:rPr>
                <w:noProof/>
              </w:rPr>
              <w:fldChar w:fldCharType="begin"/>
            </w:r>
            <w:r w:rsidR="000A63DA">
              <w:rPr>
                <w:noProof/>
              </w:rPr>
              <w:instrText>PAGEREF _Toc1943587174 \h</w:instrText>
            </w:r>
            <w:r w:rsidR="000A63DA">
              <w:rPr>
                <w:noProof/>
              </w:rPr>
            </w:r>
            <w:r w:rsidR="000A63DA">
              <w:rPr>
                <w:noProof/>
              </w:rPr>
              <w:fldChar w:fldCharType="separate"/>
            </w:r>
            <w:r w:rsidR="00FC62E8">
              <w:rPr>
                <w:noProof/>
              </w:rPr>
              <w:t>27</w:t>
            </w:r>
            <w:r w:rsidR="000A63DA">
              <w:rPr>
                <w:noProof/>
              </w:rPr>
              <w:fldChar w:fldCharType="end"/>
            </w:r>
          </w:hyperlink>
        </w:p>
        <w:p w14:paraId="04EB34E2" w14:textId="12FE790A" w:rsidR="4A0662B7" w:rsidRDefault="00585E53" w:rsidP="698E0E38">
          <w:pPr>
            <w:pStyle w:val="TOC2"/>
            <w:tabs>
              <w:tab w:val="right" w:leader="dot" w:pos="9015"/>
            </w:tabs>
            <w:rPr>
              <w:rStyle w:val="Hyperlink"/>
              <w:rFonts w:ascii="Arial" w:eastAsia="Arial" w:hAnsi="Arial" w:cs="Arial"/>
              <w:noProof/>
            </w:rPr>
          </w:pPr>
          <w:hyperlink w:anchor="_Toc1790980682">
            <w:r w:rsidR="1218AFB3" w:rsidRPr="1218AFB3">
              <w:rPr>
                <w:rStyle w:val="Hyperlink"/>
                <w:noProof/>
              </w:rPr>
              <w:t>5.4. Team Gamers Social Butterflies</w:t>
            </w:r>
            <w:r w:rsidR="000A63DA">
              <w:rPr>
                <w:noProof/>
              </w:rPr>
              <w:tab/>
            </w:r>
            <w:r w:rsidR="000A63DA">
              <w:rPr>
                <w:noProof/>
              </w:rPr>
              <w:fldChar w:fldCharType="begin"/>
            </w:r>
            <w:r w:rsidR="000A63DA">
              <w:rPr>
                <w:noProof/>
              </w:rPr>
              <w:instrText>PAGEREF _Toc1790980682 \h</w:instrText>
            </w:r>
            <w:r w:rsidR="000A63DA">
              <w:rPr>
                <w:noProof/>
              </w:rPr>
            </w:r>
            <w:r w:rsidR="000A63DA">
              <w:rPr>
                <w:noProof/>
              </w:rPr>
              <w:fldChar w:fldCharType="separate"/>
            </w:r>
            <w:r w:rsidR="00FC62E8">
              <w:rPr>
                <w:noProof/>
              </w:rPr>
              <w:t>27</w:t>
            </w:r>
            <w:r w:rsidR="000A63DA">
              <w:rPr>
                <w:noProof/>
              </w:rPr>
              <w:fldChar w:fldCharType="end"/>
            </w:r>
          </w:hyperlink>
        </w:p>
        <w:p w14:paraId="0B2BC42D" w14:textId="1CBC5706" w:rsidR="4A0662B7" w:rsidRDefault="00585E53" w:rsidP="698E0E38">
          <w:pPr>
            <w:pStyle w:val="TOC2"/>
            <w:tabs>
              <w:tab w:val="right" w:leader="dot" w:pos="9015"/>
            </w:tabs>
            <w:rPr>
              <w:rStyle w:val="Hyperlink"/>
              <w:rFonts w:ascii="Arial" w:eastAsia="Arial" w:hAnsi="Arial" w:cs="Arial"/>
              <w:noProof/>
            </w:rPr>
          </w:pPr>
          <w:hyperlink w:anchor="_Toc92714416">
            <w:r w:rsidR="1218AFB3" w:rsidRPr="1218AFB3">
              <w:rPr>
                <w:rStyle w:val="Hyperlink"/>
                <w:noProof/>
              </w:rPr>
              <w:t>5.5. Team Gamers Ad Clickers</w:t>
            </w:r>
            <w:r w:rsidR="000A63DA">
              <w:rPr>
                <w:noProof/>
              </w:rPr>
              <w:tab/>
            </w:r>
            <w:r w:rsidR="000A63DA">
              <w:rPr>
                <w:noProof/>
              </w:rPr>
              <w:fldChar w:fldCharType="begin"/>
            </w:r>
            <w:r w:rsidR="000A63DA">
              <w:rPr>
                <w:noProof/>
              </w:rPr>
              <w:instrText>PAGEREF _Toc92714416 \h</w:instrText>
            </w:r>
            <w:r w:rsidR="000A63DA">
              <w:rPr>
                <w:noProof/>
              </w:rPr>
            </w:r>
            <w:r w:rsidR="000A63DA">
              <w:rPr>
                <w:noProof/>
              </w:rPr>
              <w:fldChar w:fldCharType="separate"/>
            </w:r>
            <w:r w:rsidR="00FC62E8">
              <w:rPr>
                <w:noProof/>
              </w:rPr>
              <w:t>28</w:t>
            </w:r>
            <w:r w:rsidR="000A63DA">
              <w:rPr>
                <w:noProof/>
              </w:rPr>
              <w:fldChar w:fldCharType="end"/>
            </w:r>
          </w:hyperlink>
        </w:p>
        <w:p w14:paraId="6393B508" w14:textId="7CE454CA" w:rsidR="4A0662B7" w:rsidRDefault="00585E53" w:rsidP="698E0E38">
          <w:pPr>
            <w:pStyle w:val="TOC2"/>
            <w:tabs>
              <w:tab w:val="right" w:leader="dot" w:pos="9015"/>
            </w:tabs>
            <w:rPr>
              <w:rStyle w:val="Hyperlink"/>
              <w:rFonts w:ascii="Arial" w:eastAsia="Arial" w:hAnsi="Arial" w:cs="Arial"/>
              <w:noProof/>
            </w:rPr>
          </w:pPr>
          <w:hyperlink w:anchor="_Toc1184230926">
            <w:r w:rsidR="1218AFB3" w:rsidRPr="1218AFB3">
              <w:rPr>
                <w:rStyle w:val="Hyperlink"/>
                <w:noProof/>
              </w:rPr>
              <w:t>5.6. Team Gamers App Explorers</w:t>
            </w:r>
            <w:r w:rsidR="000A63DA">
              <w:rPr>
                <w:noProof/>
              </w:rPr>
              <w:tab/>
            </w:r>
            <w:r w:rsidR="000A63DA">
              <w:rPr>
                <w:noProof/>
              </w:rPr>
              <w:fldChar w:fldCharType="begin"/>
            </w:r>
            <w:r w:rsidR="000A63DA">
              <w:rPr>
                <w:noProof/>
              </w:rPr>
              <w:instrText>PAGEREF _Toc1184230926 \h</w:instrText>
            </w:r>
            <w:r w:rsidR="000A63DA">
              <w:rPr>
                <w:noProof/>
              </w:rPr>
            </w:r>
            <w:r w:rsidR="000A63DA">
              <w:rPr>
                <w:noProof/>
              </w:rPr>
              <w:fldChar w:fldCharType="separate"/>
            </w:r>
            <w:r w:rsidR="00FC62E8">
              <w:rPr>
                <w:noProof/>
              </w:rPr>
              <w:t>28</w:t>
            </w:r>
            <w:r w:rsidR="000A63DA">
              <w:rPr>
                <w:noProof/>
              </w:rPr>
              <w:fldChar w:fldCharType="end"/>
            </w:r>
          </w:hyperlink>
        </w:p>
        <w:p w14:paraId="7FB675F9" w14:textId="328BC940" w:rsidR="4901EA9D" w:rsidRDefault="00585E53" w:rsidP="698E0E38">
          <w:pPr>
            <w:pStyle w:val="TOC2"/>
            <w:tabs>
              <w:tab w:val="right" w:leader="dot" w:pos="9015"/>
            </w:tabs>
            <w:rPr>
              <w:rStyle w:val="Hyperlink"/>
              <w:rFonts w:ascii="Arial" w:eastAsia="Arial" w:hAnsi="Arial" w:cs="Arial"/>
              <w:noProof/>
            </w:rPr>
          </w:pPr>
          <w:hyperlink w:anchor="_Toc1879884245">
            <w:r w:rsidR="1218AFB3" w:rsidRPr="1218AFB3">
              <w:rPr>
                <w:rStyle w:val="Hyperlink"/>
                <w:noProof/>
              </w:rPr>
              <w:t>5.7. Sport Lovers Social Butterflies</w:t>
            </w:r>
            <w:r w:rsidR="000A63DA">
              <w:rPr>
                <w:noProof/>
              </w:rPr>
              <w:tab/>
            </w:r>
            <w:r w:rsidR="000A63DA">
              <w:rPr>
                <w:noProof/>
              </w:rPr>
              <w:fldChar w:fldCharType="begin"/>
            </w:r>
            <w:r w:rsidR="000A63DA">
              <w:rPr>
                <w:noProof/>
              </w:rPr>
              <w:instrText>PAGEREF _Toc1879884245 \h</w:instrText>
            </w:r>
            <w:r w:rsidR="000A63DA">
              <w:rPr>
                <w:noProof/>
              </w:rPr>
            </w:r>
            <w:r w:rsidR="000A63DA">
              <w:rPr>
                <w:noProof/>
              </w:rPr>
              <w:fldChar w:fldCharType="separate"/>
            </w:r>
            <w:r w:rsidR="00FC62E8">
              <w:rPr>
                <w:noProof/>
              </w:rPr>
              <w:t>28</w:t>
            </w:r>
            <w:r w:rsidR="000A63DA">
              <w:rPr>
                <w:noProof/>
              </w:rPr>
              <w:fldChar w:fldCharType="end"/>
            </w:r>
          </w:hyperlink>
        </w:p>
        <w:p w14:paraId="6E40B6CB" w14:textId="20AD4755" w:rsidR="4901EA9D" w:rsidRDefault="00585E53" w:rsidP="698E0E38">
          <w:pPr>
            <w:pStyle w:val="TOC2"/>
            <w:tabs>
              <w:tab w:val="right" w:leader="dot" w:pos="9015"/>
            </w:tabs>
            <w:rPr>
              <w:rStyle w:val="Hyperlink"/>
              <w:rFonts w:ascii="Arial" w:eastAsia="Arial" w:hAnsi="Arial" w:cs="Arial"/>
              <w:noProof/>
            </w:rPr>
          </w:pPr>
          <w:hyperlink w:anchor="_Toc1979409231">
            <w:r w:rsidR="1218AFB3" w:rsidRPr="1218AFB3">
              <w:rPr>
                <w:rStyle w:val="Hyperlink"/>
                <w:noProof/>
              </w:rPr>
              <w:t>5.8. Sport Lovers Ad Clickers</w:t>
            </w:r>
            <w:r w:rsidR="000A63DA">
              <w:rPr>
                <w:noProof/>
              </w:rPr>
              <w:tab/>
            </w:r>
            <w:r w:rsidR="000A63DA">
              <w:rPr>
                <w:noProof/>
              </w:rPr>
              <w:fldChar w:fldCharType="begin"/>
            </w:r>
            <w:r w:rsidR="000A63DA">
              <w:rPr>
                <w:noProof/>
              </w:rPr>
              <w:instrText>PAGEREF _Toc1979409231 \h</w:instrText>
            </w:r>
            <w:r w:rsidR="000A63DA">
              <w:rPr>
                <w:noProof/>
              </w:rPr>
            </w:r>
            <w:r w:rsidR="000A63DA">
              <w:rPr>
                <w:noProof/>
              </w:rPr>
              <w:fldChar w:fldCharType="separate"/>
            </w:r>
            <w:r w:rsidR="00FC62E8">
              <w:rPr>
                <w:noProof/>
              </w:rPr>
              <w:t>28</w:t>
            </w:r>
            <w:r w:rsidR="000A63DA">
              <w:rPr>
                <w:noProof/>
              </w:rPr>
              <w:fldChar w:fldCharType="end"/>
            </w:r>
          </w:hyperlink>
        </w:p>
        <w:p w14:paraId="2BADA157" w14:textId="4AB1A9BC" w:rsidR="4901EA9D" w:rsidRDefault="00585E53" w:rsidP="698E0E38">
          <w:pPr>
            <w:pStyle w:val="TOC2"/>
            <w:tabs>
              <w:tab w:val="right" w:leader="dot" w:pos="9015"/>
            </w:tabs>
            <w:rPr>
              <w:rStyle w:val="Hyperlink"/>
              <w:rFonts w:ascii="Arial" w:eastAsia="Arial" w:hAnsi="Arial" w:cs="Arial"/>
              <w:noProof/>
            </w:rPr>
          </w:pPr>
          <w:hyperlink w:anchor="_Toc2139174694">
            <w:r w:rsidR="1218AFB3" w:rsidRPr="1218AFB3">
              <w:rPr>
                <w:rStyle w:val="Hyperlink"/>
                <w:noProof/>
              </w:rPr>
              <w:t>5.9. Sport Lovers App Explorers</w:t>
            </w:r>
            <w:r w:rsidR="000A63DA">
              <w:rPr>
                <w:noProof/>
              </w:rPr>
              <w:tab/>
            </w:r>
            <w:r w:rsidR="000A63DA">
              <w:rPr>
                <w:noProof/>
              </w:rPr>
              <w:fldChar w:fldCharType="begin"/>
            </w:r>
            <w:r w:rsidR="000A63DA">
              <w:rPr>
                <w:noProof/>
              </w:rPr>
              <w:instrText>PAGEREF _Toc2139174694 \h</w:instrText>
            </w:r>
            <w:r w:rsidR="000A63DA">
              <w:rPr>
                <w:noProof/>
              </w:rPr>
            </w:r>
            <w:r w:rsidR="000A63DA">
              <w:rPr>
                <w:noProof/>
              </w:rPr>
              <w:fldChar w:fldCharType="separate"/>
            </w:r>
            <w:r w:rsidR="00FC62E8">
              <w:rPr>
                <w:noProof/>
              </w:rPr>
              <w:t>28</w:t>
            </w:r>
            <w:r w:rsidR="000A63DA">
              <w:rPr>
                <w:noProof/>
              </w:rPr>
              <w:fldChar w:fldCharType="end"/>
            </w:r>
          </w:hyperlink>
        </w:p>
        <w:p w14:paraId="78996E40" w14:textId="78677521" w:rsidR="4901EA9D" w:rsidRDefault="00585E53" w:rsidP="698E0E38">
          <w:pPr>
            <w:pStyle w:val="TOC1"/>
            <w:tabs>
              <w:tab w:val="left" w:pos="435"/>
              <w:tab w:val="right" w:leader="dot" w:pos="9015"/>
            </w:tabs>
            <w:rPr>
              <w:rStyle w:val="Hyperlink"/>
              <w:rFonts w:ascii="Arial" w:eastAsia="Arial" w:hAnsi="Arial" w:cs="Arial"/>
              <w:noProof/>
            </w:rPr>
          </w:pPr>
          <w:hyperlink w:anchor="_Toc819568456">
            <w:r w:rsidR="1218AFB3" w:rsidRPr="1218AFB3">
              <w:rPr>
                <w:rStyle w:val="Hyperlink"/>
                <w:noProof/>
              </w:rPr>
              <w:t>6.</w:t>
            </w:r>
            <w:r w:rsidR="000A63DA">
              <w:rPr>
                <w:noProof/>
              </w:rPr>
              <w:tab/>
            </w:r>
            <w:r w:rsidR="1218AFB3" w:rsidRPr="1218AFB3">
              <w:rPr>
                <w:rStyle w:val="Hyperlink"/>
                <w:noProof/>
              </w:rPr>
              <w:t>Conclusion</w:t>
            </w:r>
            <w:r w:rsidR="000A63DA">
              <w:rPr>
                <w:noProof/>
              </w:rPr>
              <w:tab/>
            </w:r>
            <w:r w:rsidR="000A63DA">
              <w:rPr>
                <w:noProof/>
              </w:rPr>
              <w:fldChar w:fldCharType="begin"/>
            </w:r>
            <w:r w:rsidR="000A63DA">
              <w:rPr>
                <w:noProof/>
              </w:rPr>
              <w:instrText>PAGEREF _Toc819568456 \h</w:instrText>
            </w:r>
            <w:r w:rsidR="000A63DA">
              <w:rPr>
                <w:noProof/>
              </w:rPr>
            </w:r>
            <w:r w:rsidR="000A63DA">
              <w:rPr>
                <w:noProof/>
              </w:rPr>
              <w:fldChar w:fldCharType="separate"/>
            </w:r>
            <w:r w:rsidR="00FC62E8">
              <w:rPr>
                <w:noProof/>
              </w:rPr>
              <w:t>29</w:t>
            </w:r>
            <w:r w:rsidR="000A63DA">
              <w:rPr>
                <w:noProof/>
              </w:rPr>
              <w:fldChar w:fldCharType="end"/>
            </w:r>
          </w:hyperlink>
        </w:p>
        <w:p w14:paraId="414955D1" w14:textId="512C4472" w:rsidR="4901EA9D" w:rsidRDefault="00585E53" w:rsidP="698E0E38">
          <w:pPr>
            <w:pStyle w:val="TOC1"/>
            <w:tabs>
              <w:tab w:val="right" w:leader="dot" w:pos="9015"/>
            </w:tabs>
            <w:rPr>
              <w:rStyle w:val="Hyperlink"/>
              <w:rFonts w:ascii="Arial" w:eastAsia="Arial" w:hAnsi="Arial" w:cs="Arial"/>
              <w:noProof/>
            </w:rPr>
          </w:pPr>
          <w:hyperlink w:anchor="_Toc1029487585">
            <w:r w:rsidR="1218AFB3" w:rsidRPr="1218AFB3">
              <w:rPr>
                <w:rStyle w:val="Hyperlink"/>
                <w:noProof/>
              </w:rPr>
              <w:t>Appendices</w:t>
            </w:r>
            <w:r w:rsidR="000A63DA">
              <w:rPr>
                <w:noProof/>
              </w:rPr>
              <w:tab/>
            </w:r>
            <w:r w:rsidR="000A63DA">
              <w:rPr>
                <w:noProof/>
              </w:rPr>
              <w:fldChar w:fldCharType="begin"/>
            </w:r>
            <w:r w:rsidR="000A63DA">
              <w:rPr>
                <w:noProof/>
              </w:rPr>
              <w:instrText>PAGEREF _Toc1029487585 \h</w:instrText>
            </w:r>
            <w:r w:rsidR="000A63DA">
              <w:rPr>
                <w:noProof/>
              </w:rPr>
            </w:r>
            <w:r w:rsidR="000A63DA">
              <w:rPr>
                <w:noProof/>
              </w:rPr>
              <w:fldChar w:fldCharType="separate"/>
            </w:r>
            <w:r w:rsidR="00FC62E8">
              <w:rPr>
                <w:noProof/>
              </w:rPr>
              <w:t>30</w:t>
            </w:r>
            <w:r w:rsidR="000A63DA">
              <w:rPr>
                <w:noProof/>
              </w:rPr>
              <w:fldChar w:fldCharType="end"/>
            </w:r>
          </w:hyperlink>
        </w:p>
        <w:p w14:paraId="7CCAF8AF" w14:textId="0C62E66B" w:rsidR="4901EA9D" w:rsidRDefault="00585E53" w:rsidP="698E0E38">
          <w:pPr>
            <w:pStyle w:val="TOC2"/>
            <w:tabs>
              <w:tab w:val="left" w:pos="660"/>
              <w:tab w:val="right" w:leader="dot" w:pos="9015"/>
            </w:tabs>
            <w:rPr>
              <w:rStyle w:val="Hyperlink"/>
              <w:rFonts w:ascii="Arial" w:eastAsia="Arial" w:hAnsi="Arial" w:cs="Arial"/>
              <w:noProof/>
            </w:rPr>
          </w:pPr>
          <w:hyperlink w:anchor="_Toc552619298">
            <w:r w:rsidR="1218AFB3" w:rsidRPr="1218AFB3">
              <w:rPr>
                <w:rStyle w:val="Hyperlink"/>
                <w:noProof/>
              </w:rPr>
              <w:t>1.</w:t>
            </w:r>
            <w:r w:rsidR="000A63DA">
              <w:rPr>
                <w:noProof/>
              </w:rPr>
              <w:tab/>
            </w:r>
            <w:r w:rsidR="1218AFB3" w:rsidRPr="1218AFB3">
              <w:rPr>
                <w:rStyle w:val="Hyperlink"/>
                <w:noProof/>
              </w:rPr>
              <w:t>KNN Imputer</w:t>
            </w:r>
            <w:r w:rsidR="000A63DA">
              <w:rPr>
                <w:noProof/>
              </w:rPr>
              <w:tab/>
            </w:r>
            <w:r w:rsidR="000A63DA">
              <w:rPr>
                <w:noProof/>
              </w:rPr>
              <w:fldChar w:fldCharType="begin"/>
            </w:r>
            <w:r w:rsidR="000A63DA">
              <w:rPr>
                <w:noProof/>
              </w:rPr>
              <w:instrText>PAGEREF _Toc552619298 \h</w:instrText>
            </w:r>
            <w:r w:rsidR="000A63DA">
              <w:rPr>
                <w:noProof/>
              </w:rPr>
            </w:r>
            <w:r w:rsidR="000A63DA">
              <w:rPr>
                <w:noProof/>
              </w:rPr>
              <w:fldChar w:fldCharType="separate"/>
            </w:r>
            <w:r w:rsidR="00FC62E8">
              <w:rPr>
                <w:noProof/>
              </w:rPr>
              <w:t>30</w:t>
            </w:r>
            <w:r w:rsidR="000A63DA">
              <w:rPr>
                <w:noProof/>
              </w:rPr>
              <w:fldChar w:fldCharType="end"/>
            </w:r>
          </w:hyperlink>
        </w:p>
        <w:p w14:paraId="26D6A0B4" w14:textId="1073E3AC" w:rsidR="4901EA9D" w:rsidRDefault="00585E53" w:rsidP="698E0E38">
          <w:pPr>
            <w:pStyle w:val="TOC2"/>
            <w:tabs>
              <w:tab w:val="left" w:pos="660"/>
              <w:tab w:val="right" w:leader="dot" w:pos="9015"/>
            </w:tabs>
            <w:rPr>
              <w:rStyle w:val="Hyperlink"/>
              <w:rFonts w:ascii="Arial" w:eastAsia="Arial" w:hAnsi="Arial" w:cs="Arial"/>
              <w:noProof/>
            </w:rPr>
          </w:pPr>
          <w:hyperlink w:anchor="_Toc1427452779">
            <w:r w:rsidR="1218AFB3" w:rsidRPr="1218AFB3">
              <w:rPr>
                <w:rStyle w:val="Hyperlink"/>
                <w:noProof/>
              </w:rPr>
              <w:t>2.</w:t>
            </w:r>
            <w:r w:rsidR="000A63DA">
              <w:rPr>
                <w:noProof/>
              </w:rPr>
              <w:tab/>
            </w:r>
            <w:r w:rsidR="1218AFB3" w:rsidRPr="1218AFB3">
              <w:rPr>
                <w:rStyle w:val="Hyperlink"/>
                <w:noProof/>
              </w:rPr>
              <w:t>Silhouette Method</w:t>
            </w:r>
            <w:r w:rsidR="000A63DA">
              <w:rPr>
                <w:noProof/>
              </w:rPr>
              <w:tab/>
            </w:r>
            <w:r w:rsidR="000A63DA">
              <w:rPr>
                <w:noProof/>
              </w:rPr>
              <w:fldChar w:fldCharType="begin"/>
            </w:r>
            <w:r w:rsidR="000A63DA">
              <w:rPr>
                <w:noProof/>
              </w:rPr>
              <w:instrText>PAGEREF _Toc1427452779 \h</w:instrText>
            </w:r>
            <w:r w:rsidR="000A63DA">
              <w:rPr>
                <w:noProof/>
              </w:rPr>
            </w:r>
            <w:r w:rsidR="000A63DA">
              <w:rPr>
                <w:noProof/>
              </w:rPr>
              <w:fldChar w:fldCharType="separate"/>
            </w:r>
            <w:r w:rsidR="00FC62E8">
              <w:rPr>
                <w:noProof/>
              </w:rPr>
              <w:t>32</w:t>
            </w:r>
            <w:r w:rsidR="000A63DA">
              <w:rPr>
                <w:noProof/>
              </w:rPr>
              <w:fldChar w:fldCharType="end"/>
            </w:r>
          </w:hyperlink>
        </w:p>
        <w:p w14:paraId="4AAA2092" w14:textId="03209147" w:rsidR="4901EA9D" w:rsidRDefault="00585E53" w:rsidP="698E0E38">
          <w:pPr>
            <w:pStyle w:val="TOC2"/>
            <w:tabs>
              <w:tab w:val="left" w:pos="660"/>
              <w:tab w:val="right" w:leader="dot" w:pos="9015"/>
            </w:tabs>
            <w:rPr>
              <w:rStyle w:val="Hyperlink"/>
              <w:rFonts w:ascii="Arial" w:eastAsia="Arial" w:hAnsi="Arial" w:cs="Arial"/>
            </w:rPr>
          </w:pPr>
          <w:hyperlink w:anchor="_Toc1680472851">
            <w:r w:rsidR="1218AFB3" w:rsidRPr="1218AFB3">
              <w:rPr>
                <w:rStyle w:val="Hyperlink"/>
                <w:noProof/>
              </w:rPr>
              <w:t>3.</w:t>
            </w:r>
            <w:r w:rsidR="000A63DA">
              <w:rPr>
                <w:noProof/>
              </w:rPr>
              <w:tab/>
            </w:r>
            <w:r w:rsidR="1218AFB3" w:rsidRPr="1218AFB3">
              <w:rPr>
                <w:rStyle w:val="Hyperlink"/>
                <w:noProof/>
              </w:rPr>
              <w:t>PCA</w:t>
            </w:r>
            <w:r w:rsidR="000A63DA">
              <w:rPr>
                <w:noProof/>
              </w:rPr>
              <w:tab/>
            </w:r>
            <w:r w:rsidR="000A63DA">
              <w:rPr>
                <w:noProof/>
              </w:rPr>
              <w:fldChar w:fldCharType="begin"/>
            </w:r>
            <w:r w:rsidR="000A63DA">
              <w:rPr>
                <w:noProof/>
              </w:rPr>
              <w:instrText>PAGEREF _Toc1680472851 \h</w:instrText>
            </w:r>
            <w:r w:rsidR="000A63DA">
              <w:rPr>
                <w:noProof/>
              </w:rPr>
            </w:r>
            <w:r w:rsidR="000A63DA">
              <w:rPr>
                <w:noProof/>
              </w:rPr>
              <w:fldChar w:fldCharType="separate"/>
            </w:r>
            <w:r w:rsidR="00FC62E8">
              <w:rPr>
                <w:noProof/>
              </w:rPr>
              <w:t>34</w:t>
            </w:r>
            <w:r w:rsidR="000A63DA">
              <w:rPr>
                <w:noProof/>
              </w:rPr>
              <w:fldChar w:fldCharType="end"/>
            </w:r>
          </w:hyperlink>
          <w:r w:rsidR="000A63DA">
            <w:fldChar w:fldCharType="end"/>
          </w:r>
        </w:p>
      </w:sdtContent>
    </w:sdt>
    <w:p w14:paraId="6537F28F" w14:textId="38FE2298" w:rsidR="00A00875" w:rsidRDefault="00A00875" w:rsidP="1367DA03">
      <w:pPr>
        <w:spacing w:line="360" w:lineRule="auto"/>
        <w:jc w:val="both"/>
        <w:rPr>
          <w:rFonts w:ascii="Arial" w:eastAsia="Arial" w:hAnsi="Arial" w:cs="Arial"/>
          <w:color w:val="000000"/>
          <w:lang w:val="en-US"/>
        </w:rPr>
      </w:pPr>
      <w:r w:rsidRPr="698E0E38">
        <w:rPr>
          <w:rFonts w:ascii="Arial" w:eastAsia="Arial" w:hAnsi="Arial" w:cs="Arial"/>
        </w:rPr>
        <w:br w:type="page"/>
      </w:r>
    </w:p>
    <w:p w14:paraId="152F32B0" w14:textId="67E0DF5B" w:rsidR="00A00875" w:rsidRPr="00BE3C61" w:rsidRDefault="00A00875" w:rsidP="1367DA03">
      <w:pPr>
        <w:pStyle w:val="Heading1"/>
        <w:spacing w:line="360" w:lineRule="auto"/>
        <w:jc w:val="both"/>
        <w:rPr>
          <w:rFonts w:ascii="Arial" w:eastAsia="Arial" w:hAnsi="Arial" w:cs="Arial"/>
          <w:b/>
          <w:bCs/>
          <w:sz w:val="24"/>
          <w:szCs w:val="24"/>
        </w:rPr>
      </w:pPr>
      <w:bookmarkStart w:id="0" w:name="_Toc95935944"/>
      <w:r w:rsidRPr="1EAA8F51">
        <w:rPr>
          <w:rFonts w:ascii="Arial" w:eastAsia="Arial" w:hAnsi="Arial" w:cs="Arial"/>
          <w:b/>
          <w:bCs/>
          <w:sz w:val="24"/>
          <w:szCs w:val="24"/>
        </w:rPr>
        <w:t>Abstract</w:t>
      </w:r>
      <w:r w:rsidRPr="1EAA8F51">
        <w:rPr>
          <w:rStyle w:val="FootnoteReference"/>
          <w:rFonts w:ascii="Arial" w:eastAsia="Arial" w:hAnsi="Arial" w:cs="Arial"/>
          <w:b/>
          <w:bCs/>
          <w:sz w:val="24"/>
          <w:szCs w:val="24"/>
        </w:rPr>
        <w:footnoteReference w:id="2"/>
      </w:r>
      <w:bookmarkEnd w:id="0"/>
      <w:r w:rsidRPr="1EAA8F51">
        <w:rPr>
          <w:rFonts w:ascii="Arial" w:eastAsia="Arial" w:hAnsi="Arial" w:cs="Arial"/>
          <w:b/>
          <w:bCs/>
          <w:sz w:val="24"/>
          <w:szCs w:val="24"/>
        </w:rPr>
        <w:t xml:space="preserve"> </w:t>
      </w:r>
    </w:p>
    <w:p w14:paraId="221192EB" w14:textId="4511D8AB" w:rsidR="02F897CD" w:rsidRDefault="02F897CD" w:rsidP="698E0E38">
      <w:pPr>
        <w:spacing w:beforeAutospacing="1" w:afterAutospacing="1" w:line="360" w:lineRule="auto"/>
        <w:ind w:right="567" w:firstLine="567"/>
        <w:jc w:val="both"/>
        <w:rPr>
          <w:rFonts w:ascii="Arial" w:eastAsia="Arial" w:hAnsi="Arial" w:cs="Arial"/>
        </w:rPr>
      </w:pPr>
    </w:p>
    <w:p w14:paraId="2DC7A9B5" w14:textId="63A903B1" w:rsidR="62A1AD4C" w:rsidRDefault="62A1AD4C"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rPr>
        <w:t xml:space="preserve">As members of the company's data science team, we were challenged to develop an innovative approach to </w:t>
      </w:r>
      <w:r w:rsidR="5D211AFA" w:rsidRPr="698E0E38">
        <w:rPr>
          <w:rFonts w:ascii="Arial" w:eastAsia="Arial" w:hAnsi="Arial" w:cs="Arial"/>
        </w:rPr>
        <w:t>analyse</w:t>
      </w:r>
      <w:r w:rsidRPr="698E0E38">
        <w:rPr>
          <w:rFonts w:ascii="Arial" w:eastAsia="Arial" w:hAnsi="Arial" w:cs="Arial"/>
        </w:rPr>
        <w:t xml:space="preserve"> Sportify's data. </w:t>
      </w:r>
      <w:r w:rsidR="5C064ED2" w:rsidRPr="698E0E38">
        <w:rPr>
          <w:rFonts w:ascii="Arial" w:eastAsia="Arial" w:hAnsi="Arial" w:cs="Arial"/>
        </w:rPr>
        <w:t>T</w:t>
      </w:r>
      <w:r w:rsidRPr="698E0E38">
        <w:rPr>
          <w:rFonts w:ascii="Arial" w:eastAsia="Arial" w:hAnsi="Arial" w:cs="Arial"/>
        </w:rPr>
        <w:t xml:space="preserve">o achieve this, we worked with three distinct datasets, each corresponding to </w:t>
      </w:r>
      <w:r w:rsidR="696737D4" w:rsidRPr="698E0E38">
        <w:rPr>
          <w:rFonts w:ascii="Arial" w:eastAsia="Arial" w:hAnsi="Arial" w:cs="Arial"/>
        </w:rPr>
        <w:t>various aspects</w:t>
      </w:r>
      <w:r w:rsidRPr="698E0E38">
        <w:rPr>
          <w:rFonts w:ascii="Arial" w:eastAsia="Arial" w:hAnsi="Arial" w:cs="Arial"/>
        </w:rPr>
        <w:t xml:space="preserve"> of the business</w:t>
      </w:r>
      <w:r w:rsidR="7DC68D98" w:rsidRPr="698E0E38">
        <w:rPr>
          <w:rFonts w:ascii="Arial" w:eastAsia="Arial" w:hAnsi="Arial" w:cs="Arial"/>
        </w:rPr>
        <w:t xml:space="preserve"> (</w:t>
      </w:r>
      <w:r w:rsidRPr="698E0E38">
        <w:rPr>
          <w:rFonts w:ascii="Arial" w:eastAsia="Arial" w:hAnsi="Arial" w:cs="Arial"/>
          <w:u w:val="single"/>
        </w:rPr>
        <w:t>social interactions</w:t>
      </w:r>
      <w:r w:rsidRPr="698E0E38">
        <w:rPr>
          <w:rFonts w:ascii="Arial" w:eastAsia="Arial" w:hAnsi="Arial" w:cs="Arial"/>
        </w:rPr>
        <w:t xml:space="preserve"> </w:t>
      </w:r>
      <w:r w:rsidR="3D08AD3C" w:rsidRPr="698E0E38">
        <w:rPr>
          <w:rFonts w:ascii="Arial" w:eastAsia="Arial" w:hAnsi="Arial" w:cs="Arial"/>
        </w:rPr>
        <w:t>such as</w:t>
      </w:r>
      <w:r w:rsidRPr="698E0E38">
        <w:rPr>
          <w:rFonts w:ascii="Arial" w:eastAsia="Arial" w:hAnsi="Arial" w:cs="Arial"/>
        </w:rPr>
        <w:t xml:space="preserve"> email, app and social media, </w:t>
      </w:r>
      <w:r w:rsidRPr="698E0E38">
        <w:rPr>
          <w:rFonts w:ascii="Arial" w:eastAsia="Arial" w:hAnsi="Arial" w:cs="Arial"/>
          <w:u w:val="single"/>
        </w:rPr>
        <w:t>consumption patterns</w:t>
      </w:r>
      <w:r w:rsidRPr="698E0E38">
        <w:rPr>
          <w:rFonts w:ascii="Arial" w:eastAsia="Arial" w:hAnsi="Arial" w:cs="Arial"/>
        </w:rPr>
        <w:t xml:space="preserve"> segregated by different product categories</w:t>
      </w:r>
      <w:r w:rsidR="1E5B3620" w:rsidRPr="698E0E38">
        <w:rPr>
          <w:rFonts w:ascii="Arial" w:eastAsia="Arial" w:hAnsi="Arial" w:cs="Arial"/>
        </w:rPr>
        <w:t>,</w:t>
      </w:r>
      <w:r w:rsidR="4DD8699F" w:rsidRPr="698E0E38">
        <w:rPr>
          <w:rFonts w:ascii="Arial" w:eastAsia="Arial" w:hAnsi="Arial" w:cs="Arial"/>
        </w:rPr>
        <w:t xml:space="preserve"> and</w:t>
      </w:r>
      <w:r w:rsidRPr="698E0E38">
        <w:rPr>
          <w:rFonts w:ascii="Arial" w:eastAsia="Arial" w:hAnsi="Arial" w:cs="Arial"/>
        </w:rPr>
        <w:t xml:space="preserve"> </w:t>
      </w:r>
      <w:r w:rsidRPr="698E0E38">
        <w:rPr>
          <w:rFonts w:ascii="Arial" w:eastAsia="Arial" w:hAnsi="Arial" w:cs="Arial"/>
          <w:u w:val="single"/>
        </w:rPr>
        <w:t>demographic</w:t>
      </w:r>
      <w:r w:rsidRPr="698E0E38">
        <w:rPr>
          <w:rFonts w:ascii="Arial" w:eastAsia="Arial" w:hAnsi="Arial" w:cs="Arial"/>
        </w:rPr>
        <w:t xml:space="preserve"> such as residence, </w:t>
      </w:r>
      <w:r w:rsidR="2E674155" w:rsidRPr="698E0E38">
        <w:rPr>
          <w:rFonts w:ascii="Arial" w:eastAsia="Arial" w:hAnsi="Arial" w:cs="Arial"/>
        </w:rPr>
        <w:t>age,</w:t>
      </w:r>
      <w:r w:rsidRPr="698E0E38">
        <w:rPr>
          <w:rFonts w:ascii="Arial" w:eastAsia="Arial" w:hAnsi="Arial" w:cs="Arial"/>
        </w:rPr>
        <w:t xml:space="preserve"> and education).</w:t>
      </w:r>
    </w:p>
    <w:p w14:paraId="33BB4927" w14:textId="5090F159" w:rsidR="6F4991CD" w:rsidRPr="001C502B" w:rsidRDefault="6F4991CD"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lang w:val="en-US"/>
        </w:rPr>
        <w:t xml:space="preserve">To dive into this data science project, we </w:t>
      </w:r>
      <w:r w:rsidR="726E0306" w:rsidRPr="698E0E38">
        <w:rPr>
          <w:rFonts w:ascii="Arial" w:eastAsia="Arial" w:hAnsi="Arial" w:cs="Arial"/>
          <w:lang w:val="en-US"/>
        </w:rPr>
        <w:t>followed the</w:t>
      </w:r>
      <w:r w:rsidRPr="698E0E38">
        <w:rPr>
          <w:rFonts w:ascii="Arial" w:eastAsia="Arial" w:hAnsi="Arial" w:cs="Arial"/>
          <w:lang w:val="en-US"/>
        </w:rPr>
        <w:t xml:space="preserve"> </w:t>
      </w:r>
      <w:r w:rsidR="55FD91C3" w:rsidRPr="698E0E38">
        <w:rPr>
          <w:rFonts w:ascii="Arial" w:eastAsia="Arial" w:hAnsi="Arial" w:cs="Arial"/>
          <w:lang w:val="en-US"/>
        </w:rPr>
        <w:t xml:space="preserve">CRISP-DM </w:t>
      </w:r>
      <w:r w:rsidRPr="698E0E38">
        <w:rPr>
          <w:rFonts w:ascii="Arial" w:eastAsia="Arial" w:hAnsi="Arial" w:cs="Arial"/>
          <w:lang w:val="en-US"/>
        </w:rPr>
        <w:t>methodology, since</w:t>
      </w:r>
      <w:r w:rsidR="5E9C9B6C" w:rsidRPr="698E0E38">
        <w:rPr>
          <w:rFonts w:ascii="Arial" w:eastAsia="Arial" w:hAnsi="Arial" w:cs="Arial"/>
          <w:lang w:val="en-US"/>
        </w:rPr>
        <w:t xml:space="preserve"> we </w:t>
      </w:r>
      <w:r w:rsidR="0E984974" w:rsidRPr="698E0E38">
        <w:rPr>
          <w:rFonts w:ascii="Arial" w:eastAsia="Arial" w:hAnsi="Arial" w:cs="Arial"/>
          <w:lang w:val="en-US"/>
        </w:rPr>
        <w:t xml:space="preserve">were delivered </w:t>
      </w:r>
      <w:r w:rsidR="67F10A92" w:rsidRPr="698E0E38">
        <w:rPr>
          <w:rFonts w:ascii="Arial" w:eastAsia="Arial" w:hAnsi="Arial" w:cs="Arial"/>
          <w:lang w:val="en-US"/>
        </w:rPr>
        <w:t xml:space="preserve">research questions </w:t>
      </w:r>
      <w:r w:rsidR="10663BC9" w:rsidRPr="698E0E38">
        <w:rPr>
          <w:rFonts w:ascii="Arial" w:eastAsia="Arial" w:hAnsi="Arial" w:cs="Arial"/>
          <w:lang w:val="en-US"/>
        </w:rPr>
        <w:t>collected from our business stakeholders.</w:t>
      </w:r>
      <w:r w:rsidR="09811052" w:rsidRPr="698E0E38">
        <w:rPr>
          <w:rFonts w:ascii="Arial" w:eastAsia="Arial" w:hAnsi="Arial" w:cs="Arial"/>
          <w:lang w:val="en-US"/>
        </w:rPr>
        <w:t xml:space="preserve"> </w:t>
      </w:r>
      <w:r w:rsidR="6208E1C7" w:rsidRPr="698E0E38">
        <w:rPr>
          <w:rFonts w:ascii="Arial" w:eastAsia="Arial" w:hAnsi="Arial" w:cs="Arial"/>
          <w:lang w:val="en-US"/>
        </w:rPr>
        <w:t>The CRISP-DM methodology helped guide the project through its various stages (including while going back and forward) and ensures that main aspects are adequately addressed.</w:t>
      </w:r>
    </w:p>
    <w:p w14:paraId="137E38FF" w14:textId="5CC3F995" w:rsidR="6C202FED" w:rsidRDefault="6C202FED" w:rsidP="698E0E38">
      <w:pPr>
        <w:spacing w:beforeAutospacing="1" w:afterAutospacing="1" w:line="360" w:lineRule="auto"/>
        <w:ind w:right="567" w:firstLine="567"/>
        <w:jc w:val="both"/>
        <w:rPr>
          <w:rFonts w:ascii="Arial" w:eastAsia="Arial" w:hAnsi="Arial" w:cs="Arial"/>
          <w:lang w:val="pt-PT"/>
        </w:rPr>
      </w:pPr>
      <w:r w:rsidRPr="698E0E38">
        <w:rPr>
          <w:rFonts w:ascii="Arial" w:eastAsia="Arial" w:hAnsi="Arial" w:cs="Arial"/>
          <w:lang w:val="en-US"/>
        </w:rPr>
        <w:t>We made several attempts while at the clustering</w:t>
      </w:r>
      <w:r w:rsidR="19710522" w:rsidRPr="698E0E38">
        <w:rPr>
          <w:rFonts w:ascii="Arial" w:eastAsia="Arial" w:hAnsi="Arial" w:cs="Arial"/>
          <w:lang w:val="en-US"/>
        </w:rPr>
        <w:t xml:space="preserve"> phase, as we became</w:t>
      </w:r>
      <w:r w:rsidR="4A02F8D9" w:rsidRPr="698E0E38">
        <w:rPr>
          <w:rFonts w:ascii="Arial" w:eastAsia="Arial" w:hAnsi="Arial" w:cs="Arial"/>
          <w:lang w:val="en-US"/>
        </w:rPr>
        <w:t xml:space="preserve"> truly conscious </w:t>
      </w:r>
      <w:r w:rsidR="19710522" w:rsidRPr="698E0E38">
        <w:rPr>
          <w:rFonts w:ascii="Arial" w:eastAsia="Arial" w:hAnsi="Arial" w:cs="Arial"/>
          <w:lang w:val="en-US"/>
        </w:rPr>
        <w:t xml:space="preserve">that the way the data was presented to the model would deeply </w:t>
      </w:r>
      <w:r w:rsidR="459176FE" w:rsidRPr="698E0E38">
        <w:rPr>
          <w:rFonts w:ascii="Arial" w:eastAsia="Arial" w:hAnsi="Arial" w:cs="Arial"/>
          <w:lang w:val="en-US"/>
        </w:rPr>
        <w:t xml:space="preserve">influence the outcome. Therefore, we went back and forward multiple times, in order to present a robust analysis that we </w:t>
      </w:r>
      <w:r w:rsidR="7D864B98" w:rsidRPr="698E0E38">
        <w:rPr>
          <w:rFonts w:ascii="Arial" w:eastAsia="Arial" w:hAnsi="Arial" w:cs="Arial"/>
          <w:lang w:val="en-US"/>
        </w:rPr>
        <w:t xml:space="preserve">could be </w:t>
      </w:r>
      <w:r w:rsidR="459176FE" w:rsidRPr="698E0E38">
        <w:rPr>
          <w:rFonts w:ascii="Arial" w:eastAsia="Arial" w:hAnsi="Arial" w:cs="Arial"/>
          <w:lang w:val="en-US"/>
        </w:rPr>
        <w:t>com</w:t>
      </w:r>
      <w:r w:rsidR="506398DB" w:rsidRPr="698E0E38">
        <w:rPr>
          <w:rFonts w:ascii="Arial" w:eastAsia="Arial" w:hAnsi="Arial" w:cs="Arial"/>
          <w:lang w:val="en-US"/>
        </w:rPr>
        <w:t>fortable with.</w:t>
      </w:r>
    </w:p>
    <w:p w14:paraId="59F45D81" w14:textId="3F23C7A1" w:rsidR="5C7A8E20" w:rsidRPr="00A7194C" w:rsidRDefault="5C7A8E20"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lang w:val="en-US"/>
        </w:rPr>
        <w:t xml:space="preserve">Each effort would </w:t>
      </w:r>
      <w:r w:rsidR="71849B67" w:rsidRPr="698E0E38">
        <w:rPr>
          <w:rFonts w:ascii="Arial" w:eastAsia="Arial" w:hAnsi="Arial" w:cs="Arial"/>
          <w:lang w:val="en-US"/>
        </w:rPr>
        <w:t xml:space="preserve">begin </w:t>
      </w:r>
      <w:r w:rsidRPr="698E0E38">
        <w:rPr>
          <w:rFonts w:ascii="Arial" w:eastAsia="Arial" w:hAnsi="Arial" w:cs="Arial"/>
          <w:lang w:val="en-US"/>
        </w:rPr>
        <w:t xml:space="preserve">with </w:t>
      </w:r>
      <w:r w:rsidR="01917B2D" w:rsidRPr="698E0E38">
        <w:rPr>
          <w:rFonts w:ascii="Arial" w:eastAsia="Arial" w:hAnsi="Arial" w:cs="Arial"/>
          <w:lang w:val="en-US"/>
        </w:rPr>
        <w:t xml:space="preserve">refreshing </w:t>
      </w:r>
      <w:r w:rsidRPr="698E0E38">
        <w:rPr>
          <w:rFonts w:ascii="Arial" w:eastAsia="Arial" w:hAnsi="Arial" w:cs="Arial"/>
          <w:lang w:val="en-US"/>
        </w:rPr>
        <w:t>statistical information about</w:t>
      </w:r>
      <w:r w:rsidR="545FB0F1" w:rsidRPr="698E0E38">
        <w:rPr>
          <w:rFonts w:ascii="Arial" w:eastAsia="Arial" w:hAnsi="Arial" w:cs="Arial"/>
          <w:lang w:val="en-US"/>
        </w:rPr>
        <w:t xml:space="preserve"> each</w:t>
      </w:r>
      <w:r w:rsidRPr="698E0E38">
        <w:rPr>
          <w:rFonts w:ascii="Arial" w:eastAsia="Arial" w:hAnsi="Arial" w:cs="Arial"/>
          <w:lang w:val="en-US"/>
        </w:rPr>
        <w:t xml:space="preserve"> variable</w:t>
      </w:r>
      <w:r w:rsidR="7E6A05A9" w:rsidRPr="698E0E38">
        <w:rPr>
          <w:rFonts w:ascii="Arial" w:eastAsia="Arial" w:hAnsi="Arial" w:cs="Arial"/>
          <w:lang w:val="en-US"/>
        </w:rPr>
        <w:t>,</w:t>
      </w:r>
      <w:r w:rsidR="77EF98F5" w:rsidRPr="698E0E38">
        <w:rPr>
          <w:rFonts w:ascii="Arial" w:eastAsia="Arial" w:hAnsi="Arial" w:cs="Arial"/>
          <w:lang w:val="en-US"/>
        </w:rPr>
        <w:t xml:space="preserve"> such as distribution,</w:t>
      </w:r>
      <w:r w:rsidR="7E6A05A9" w:rsidRPr="698E0E38">
        <w:rPr>
          <w:rFonts w:ascii="Arial" w:eastAsia="Arial" w:hAnsi="Arial" w:cs="Arial"/>
          <w:lang w:val="en-US"/>
        </w:rPr>
        <w:t xml:space="preserve"> </w:t>
      </w:r>
      <w:r w:rsidR="7600F71A" w:rsidRPr="698E0E38">
        <w:rPr>
          <w:rFonts w:ascii="Arial" w:eastAsia="Arial" w:hAnsi="Arial" w:cs="Arial"/>
          <w:lang w:val="en-US"/>
        </w:rPr>
        <w:t xml:space="preserve">as well as </w:t>
      </w:r>
      <w:r w:rsidR="7E6A05A9" w:rsidRPr="698E0E38">
        <w:rPr>
          <w:rFonts w:ascii="Arial" w:eastAsia="Arial" w:hAnsi="Arial" w:cs="Arial"/>
          <w:lang w:val="en-US"/>
        </w:rPr>
        <w:t>correlation</w:t>
      </w:r>
      <w:r w:rsidR="47ABC745" w:rsidRPr="698E0E38">
        <w:rPr>
          <w:rFonts w:ascii="Arial" w:eastAsia="Arial" w:hAnsi="Arial" w:cs="Arial"/>
          <w:lang w:val="en-US"/>
        </w:rPr>
        <w:t xml:space="preserve"> and</w:t>
      </w:r>
      <w:r w:rsidR="5773EF0E" w:rsidRPr="698E0E38">
        <w:rPr>
          <w:rFonts w:ascii="Arial" w:eastAsia="Arial" w:hAnsi="Arial" w:cs="Arial"/>
          <w:lang w:val="en-US"/>
        </w:rPr>
        <w:t xml:space="preserve"> </w:t>
      </w:r>
      <w:r w:rsidRPr="698E0E38">
        <w:rPr>
          <w:rFonts w:ascii="Arial" w:eastAsia="Arial" w:hAnsi="Arial" w:cs="Arial"/>
          <w:lang w:val="en-US"/>
        </w:rPr>
        <w:t>varianc</w:t>
      </w:r>
      <w:r w:rsidR="43853604" w:rsidRPr="698E0E38">
        <w:rPr>
          <w:rFonts w:ascii="Arial" w:eastAsia="Arial" w:hAnsi="Arial" w:cs="Arial"/>
          <w:lang w:val="en-US"/>
        </w:rPr>
        <w:t>e</w:t>
      </w:r>
      <w:r w:rsidR="3E77CCC5" w:rsidRPr="698E0E38">
        <w:rPr>
          <w:rFonts w:ascii="Arial" w:eastAsia="Arial" w:hAnsi="Arial" w:cs="Arial"/>
          <w:lang w:val="en-US"/>
        </w:rPr>
        <w:t>.</w:t>
      </w:r>
      <w:r w:rsidR="7CFD5B9F" w:rsidRPr="698E0E38">
        <w:rPr>
          <w:rFonts w:ascii="Arial" w:eastAsia="Arial" w:hAnsi="Arial" w:cs="Arial"/>
          <w:lang w:val="en-US"/>
        </w:rPr>
        <w:t xml:space="preserve"> After</w:t>
      </w:r>
      <w:r w:rsidR="13C12587" w:rsidRPr="698E0E38">
        <w:rPr>
          <w:rFonts w:ascii="Arial" w:eastAsia="Arial" w:hAnsi="Arial" w:cs="Arial"/>
          <w:lang w:val="en-US"/>
        </w:rPr>
        <w:t xml:space="preserve">wards, we </w:t>
      </w:r>
      <w:r w:rsidR="30BF85EE" w:rsidRPr="698E0E38">
        <w:rPr>
          <w:rFonts w:ascii="Arial" w:eastAsia="Arial" w:hAnsi="Arial" w:cs="Arial"/>
          <w:lang w:val="en-US"/>
        </w:rPr>
        <w:t xml:space="preserve">adopted </w:t>
      </w:r>
      <w:r w:rsidR="13C12587" w:rsidRPr="698E0E38">
        <w:rPr>
          <w:rFonts w:ascii="Arial" w:eastAsia="Arial" w:hAnsi="Arial" w:cs="Arial"/>
          <w:lang w:val="en-US"/>
        </w:rPr>
        <w:t xml:space="preserve">a </w:t>
      </w:r>
      <w:r w:rsidR="56EA355F" w:rsidRPr="698E0E38">
        <w:rPr>
          <w:rFonts w:ascii="Arial" w:eastAsia="Arial" w:hAnsi="Arial" w:cs="Arial"/>
          <w:lang w:val="en-US"/>
        </w:rPr>
        <w:t>trial-and-error</w:t>
      </w:r>
      <w:r w:rsidR="13C12587" w:rsidRPr="698E0E38">
        <w:rPr>
          <w:rFonts w:ascii="Arial" w:eastAsia="Arial" w:hAnsi="Arial" w:cs="Arial"/>
          <w:lang w:val="en-US"/>
        </w:rPr>
        <w:t xml:space="preserve"> method,</w:t>
      </w:r>
      <w:r w:rsidR="6E220929" w:rsidRPr="698E0E38">
        <w:rPr>
          <w:rFonts w:ascii="Arial" w:eastAsia="Arial" w:hAnsi="Arial" w:cs="Arial"/>
          <w:lang w:val="en-US"/>
        </w:rPr>
        <w:t xml:space="preserve"> meant to test the output that would be generated with </w:t>
      </w:r>
      <w:r w:rsidR="5EA2271A" w:rsidRPr="698E0E38">
        <w:rPr>
          <w:rFonts w:ascii="Arial" w:eastAsia="Arial" w:hAnsi="Arial" w:cs="Arial"/>
          <w:lang w:val="en-US"/>
        </w:rPr>
        <w:t>several types</w:t>
      </w:r>
      <w:r w:rsidR="6E220929" w:rsidRPr="698E0E38">
        <w:rPr>
          <w:rFonts w:ascii="Arial" w:eastAsia="Arial" w:hAnsi="Arial" w:cs="Arial"/>
          <w:lang w:val="en-US"/>
        </w:rPr>
        <w:t xml:space="preserve"> of data treatment. In case we group </w:t>
      </w:r>
      <w:r w:rsidR="58B85499" w:rsidRPr="698E0E38">
        <w:rPr>
          <w:rFonts w:ascii="Arial" w:eastAsia="Arial" w:hAnsi="Arial" w:cs="Arial"/>
          <w:lang w:val="en-US"/>
        </w:rPr>
        <w:t xml:space="preserve">three </w:t>
      </w:r>
      <w:r w:rsidR="00B520A7" w:rsidRPr="698E0E38">
        <w:rPr>
          <w:rFonts w:ascii="Arial" w:eastAsia="Arial" w:hAnsi="Arial" w:cs="Arial"/>
          <w:lang w:val="en-US"/>
        </w:rPr>
        <w:t>highly correlated</w:t>
      </w:r>
      <w:r w:rsidR="459D5B8E" w:rsidRPr="698E0E38">
        <w:rPr>
          <w:rFonts w:ascii="Arial" w:eastAsia="Arial" w:hAnsi="Arial" w:cs="Arial"/>
          <w:lang w:val="en-US"/>
        </w:rPr>
        <w:t xml:space="preserve"> </w:t>
      </w:r>
      <w:r w:rsidR="58B85499" w:rsidRPr="698E0E38">
        <w:rPr>
          <w:rFonts w:ascii="Arial" w:eastAsia="Arial" w:hAnsi="Arial" w:cs="Arial"/>
          <w:lang w:val="en-US"/>
        </w:rPr>
        <w:t xml:space="preserve">variables into one having their </w:t>
      </w:r>
      <w:bookmarkStart w:id="1" w:name="_Int_xbbn9lyP"/>
      <w:r w:rsidR="58B85499" w:rsidRPr="698E0E38">
        <w:rPr>
          <w:rFonts w:ascii="Arial" w:eastAsia="Arial" w:hAnsi="Arial" w:cs="Arial"/>
          <w:lang w:val="en-US"/>
        </w:rPr>
        <w:t>mean</w:t>
      </w:r>
      <w:bookmarkEnd w:id="1"/>
      <w:r w:rsidR="58B85499" w:rsidRPr="698E0E38">
        <w:rPr>
          <w:rFonts w:ascii="Arial" w:eastAsia="Arial" w:hAnsi="Arial" w:cs="Arial"/>
          <w:lang w:val="en-US"/>
        </w:rPr>
        <w:t xml:space="preserve"> and input this new </w:t>
      </w:r>
      <w:r w:rsidR="6DA9AE1A" w:rsidRPr="698E0E38">
        <w:rPr>
          <w:rFonts w:ascii="Arial" w:eastAsia="Arial" w:hAnsi="Arial" w:cs="Arial"/>
          <w:lang w:val="en-US"/>
        </w:rPr>
        <w:t xml:space="preserve">parameter, would </w:t>
      </w:r>
      <w:r w:rsidR="0AE8BCBD" w:rsidRPr="698E0E38">
        <w:rPr>
          <w:rFonts w:ascii="Arial" w:eastAsia="Arial" w:hAnsi="Arial" w:cs="Arial"/>
          <w:lang w:val="en-US"/>
        </w:rPr>
        <w:t xml:space="preserve">K-Means </w:t>
      </w:r>
      <w:r w:rsidR="6DA9AE1A" w:rsidRPr="698E0E38">
        <w:rPr>
          <w:rFonts w:ascii="Arial" w:eastAsia="Arial" w:hAnsi="Arial" w:cs="Arial"/>
          <w:lang w:val="en-US"/>
        </w:rPr>
        <w:t xml:space="preserve">give us back </w:t>
      </w:r>
      <w:r w:rsidR="539BE8E5" w:rsidRPr="698E0E38">
        <w:rPr>
          <w:rFonts w:ascii="Arial" w:eastAsia="Arial" w:hAnsi="Arial" w:cs="Arial"/>
          <w:lang w:val="en-US"/>
        </w:rPr>
        <w:t>better</w:t>
      </w:r>
      <w:r w:rsidR="1CAD4FE3" w:rsidRPr="698E0E38">
        <w:rPr>
          <w:rFonts w:ascii="Arial" w:eastAsia="Arial" w:hAnsi="Arial" w:cs="Arial"/>
          <w:lang w:val="en-US"/>
        </w:rPr>
        <w:t>-</w:t>
      </w:r>
      <w:r w:rsidR="6DA9AE1A" w:rsidRPr="698E0E38">
        <w:rPr>
          <w:rFonts w:ascii="Arial" w:eastAsia="Arial" w:hAnsi="Arial" w:cs="Arial"/>
          <w:lang w:val="en-US"/>
        </w:rPr>
        <w:t>defined clusters?</w:t>
      </w:r>
    </w:p>
    <w:p w14:paraId="778C6B97" w14:textId="2A8348C5" w:rsidR="53F24769" w:rsidRPr="00B520A7" w:rsidRDefault="53F24769"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lang w:val="en-US"/>
        </w:rPr>
        <w:t xml:space="preserve">Succeeding the several tests performed by our team, we decided to </w:t>
      </w:r>
      <w:r w:rsidR="78378AF0" w:rsidRPr="698E0E38">
        <w:rPr>
          <w:rFonts w:ascii="Arial" w:eastAsia="Arial" w:hAnsi="Arial" w:cs="Arial"/>
          <w:lang w:val="en-US"/>
        </w:rPr>
        <w:t>choose the approach with better results</w:t>
      </w:r>
      <w:r w:rsidR="46BEC803" w:rsidRPr="698E0E38">
        <w:rPr>
          <w:rFonts w:ascii="Arial" w:eastAsia="Arial" w:hAnsi="Arial" w:cs="Arial"/>
          <w:lang w:val="en-US"/>
        </w:rPr>
        <w:t xml:space="preserve">. </w:t>
      </w:r>
      <w:r w:rsidR="1DDFC092" w:rsidRPr="698E0E38">
        <w:rPr>
          <w:rFonts w:ascii="Arial" w:eastAsia="Arial" w:hAnsi="Arial" w:cs="Arial"/>
          <w:lang w:val="en-US"/>
        </w:rPr>
        <w:t>We concluded that the optimal number of clusters is three on a digital behavior perspective, plus three on a sales perspective, which makes nine combined clusters.</w:t>
      </w:r>
      <w:r w:rsidR="4B6174E7" w:rsidRPr="698E0E38">
        <w:rPr>
          <w:rFonts w:ascii="Arial" w:eastAsia="Arial" w:hAnsi="Arial" w:cs="Arial"/>
          <w:lang w:val="en-US"/>
        </w:rPr>
        <w:t xml:space="preserve"> As we had </w:t>
      </w:r>
      <w:r w:rsidR="0AD55058" w:rsidRPr="698E0E38">
        <w:rPr>
          <w:rFonts w:ascii="Arial" w:eastAsia="Arial" w:hAnsi="Arial" w:cs="Arial"/>
          <w:lang w:val="en-US"/>
        </w:rPr>
        <w:t xml:space="preserve">the demographic data of customers available for analysis, we decided to add more detail to the </w:t>
      </w:r>
      <w:r w:rsidR="6B4D940B" w:rsidRPr="698E0E38">
        <w:rPr>
          <w:rFonts w:ascii="Arial" w:eastAsia="Arial" w:hAnsi="Arial" w:cs="Arial"/>
          <w:lang w:val="en-US"/>
        </w:rPr>
        <w:t>labels of each cluster by putting demographic data into use.</w:t>
      </w:r>
    </w:p>
    <w:p w14:paraId="3E1F9048" w14:textId="27E29616" w:rsidR="36D25163" w:rsidRDefault="6B4D940B" w:rsidP="698E0E38">
      <w:pPr>
        <w:spacing w:beforeAutospacing="1" w:afterAutospacing="1" w:line="360" w:lineRule="auto"/>
        <w:ind w:right="567" w:firstLine="567"/>
        <w:jc w:val="both"/>
        <w:rPr>
          <w:rFonts w:ascii="Arial" w:eastAsia="Arial" w:hAnsi="Arial" w:cs="Arial"/>
        </w:rPr>
      </w:pPr>
      <w:r w:rsidRPr="698E0E38">
        <w:rPr>
          <w:rFonts w:ascii="Arial" w:eastAsia="Arial" w:hAnsi="Arial" w:cs="Arial"/>
        </w:rPr>
        <w:t>The nine clusters are</w:t>
      </w:r>
      <w:r w:rsidR="7B20D13C" w:rsidRPr="698E0E38">
        <w:rPr>
          <w:rFonts w:ascii="Arial" w:eastAsia="Arial" w:hAnsi="Arial" w:cs="Arial"/>
        </w:rPr>
        <w:t xml:space="preserve">, as described in </w:t>
      </w:r>
      <w:r w:rsidR="447991F4" w:rsidRPr="698E0E38">
        <w:rPr>
          <w:rFonts w:ascii="Arial" w:eastAsia="Arial" w:hAnsi="Arial" w:cs="Arial"/>
        </w:rPr>
        <w:t>greater</w:t>
      </w:r>
      <w:r w:rsidR="7B20D13C" w:rsidRPr="698E0E38">
        <w:rPr>
          <w:rFonts w:ascii="Arial" w:eastAsia="Arial" w:hAnsi="Arial" w:cs="Arial"/>
        </w:rPr>
        <w:t xml:space="preserve"> depth in chapter 4</w:t>
      </w:r>
      <w:r w:rsidR="56B72C0D" w:rsidRPr="698E0E38">
        <w:rPr>
          <w:rFonts w:ascii="Arial" w:eastAsia="Arial" w:hAnsi="Arial" w:cs="Arial"/>
        </w:rPr>
        <w:t xml:space="preserve">, </w:t>
      </w:r>
      <w:r w:rsidR="6E9F3AF3" w:rsidRPr="698E0E38">
        <w:rPr>
          <w:rFonts w:ascii="Arial" w:eastAsia="Arial" w:hAnsi="Arial" w:cs="Arial"/>
        </w:rPr>
        <w:t xml:space="preserve">the combination of </w:t>
      </w:r>
      <w:r w:rsidR="00573D67" w:rsidRPr="698E0E38">
        <w:rPr>
          <w:rFonts w:ascii="Arial" w:eastAsia="Arial" w:hAnsi="Arial" w:cs="Arial"/>
        </w:rPr>
        <w:t xml:space="preserve">the 3 clusters in Products (Low Spenders, Team </w:t>
      </w:r>
      <w:r w:rsidR="41C13111" w:rsidRPr="698E0E38">
        <w:rPr>
          <w:rFonts w:ascii="Arial" w:eastAsia="Arial" w:hAnsi="Arial" w:cs="Arial"/>
        </w:rPr>
        <w:t>Gamers,</w:t>
      </w:r>
      <w:r w:rsidR="00573D67" w:rsidRPr="698E0E38">
        <w:rPr>
          <w:rFonts w:ascii="Arial" w:eastAsia="Arial" w:hAnsi="Arial" w:cs="Arial"/>
        </w:rPr>
        <w:t xml:space="preserve"> and Sport Lovers) and in Digital Contact (</w:t>
      </w:r>
      <w:r w:rsidR="5B3CAFE8" w:rsidRPr="698E0E38">
        <w:rPr>
          <w:rFonts w:ascii="Arial" w:eastAsia="Arial" w:hAnsi="Arial" w:cs="Arial"/>
        </w:rPr>
        <w:t>Ad Clickers, Social Butterflies and App Explorers).</w:t>
      </w:r>
    </w:p>
    <w:p w14:paraId="0B1227CB" w14:textId="049BE251" w:rsidR="35AD0D6C" w:rsidRDefault="36D25163" w:rsidP="698E0E38">
      <w:pPr>
        <w:spacing w:beforeAutospacing="1" w:afterAutospacing="1" w:line="360" w:lineRule="auto"/>
        <w:ind w:right="567" w:firstLine="567"/>
        <w:jc w:val="both"/>
        <w:rPr>
          <w:rFonts w:ascii="Arial" w:eastAsia="Arial" w:hAnsi="Arial" w:cs="Arial"/>
        </w:rPr>
      </w:pPr>
      <w:r w:rsidRPr="698E0E38">
        <w:rPr>
          <w:rFonts w:ascii="Arial" w:eastAsia="Arial" w:hAnsi="Arial" w:cs="Arial"/>
        </w:rPr>
        <w:t xml:space="preserve">Lastly, </w:t>
      </w:r>
      <w:r w:rsidR="621ACC7A" w:rsidRPr="698E0E38">
        <w:rPr>
          <w:rFonts w:ascii="Arial" w:eastAsia="Arial" w:hAnsi="Arial" w:cs="Arial"/>
        </w:rPr>
        <w:t>i</w:t>
      </w:r>
      <w:r w:rsidR="353601E5" w:rsidRPr="698E0E38">
        <w:rPr>
          <w:rFonts w:ascii="Arial" w:eastAsia="Arial" w:hAnsi="Arial" w:cs="Arial"/>
        </w:rPr>
        <w:t xml:space="preserve">n </w:t>
      </w:r>
      <w:r w:rsidR="231BCEC1" w:rsidRPr="698E0E38">
        <w:rPr>
          <w:rFonts w:ascii="Arial" w:eastAsia="Arial" w:hAnsi="Arial" w:cs="Arial"/>
        </w:rPr>
        <w:t>C</w:t>
      </w:r>
      <w:r w:rsidR="353601E5" w:rsidRPr="698E0E38">
        <w:rPr>
          <w:rFonts w:ascii="Arial" w:eastAsia="Arial" w:hAnsi="Arial" w:cs="Arial"/>
        </w:rPr>
        <w:t xml:space="preserve">hapter 5 </w:t>
      </w:r>
      <w:r w:rsidRPr="698E0E38">
        <w:rPr>
          <w:rFonts w:ascii="Arial" w:eastAsia="Arial" w:hAnsi="Arial" w:cs="Arial"/>
        </w:rPr>
        <w:t xml:space="preserve">we presented some </w:t>
      </w:r>
      <w:r w:rsidR="6B8F1470" w:rsidRPr="698E0E38">
        <w:rPr>
          <w:rFonts w:ascii="Arial" w:eastAsia="Arial" w:hAnsi="Arial" w:cs="Arial"/>
        </w:rPr>
        <w:t>creative</w:t>
      </w:r>
      <w:r w:rsidRPr="698E0E38">
        <w:rPr>
          <w:rFonts w:ascii="Arial" w:eastAsia="Arial" w:hAnsi="Arial" w:cs="Arial"/>
        </w:rPr>
        <w:t xml:space="preserve"> action plan</w:t>
      </w:r>
      <w:r w:rsidR="10093936" w:rsidRPr="698E0E38">
        <w:rPr>
          <w:rFonts w:ascii="Arial" w:eastAsia="Arial" w:hAnsi="Arial" w:cs="Arial"/>
        </w:rPr>
        <w:t>s</w:t>
      </w:r>
      <w:r w:rsidR="38EE3F38" w:rsidRPr="698E0E38">
        <w:rPr>
          <w:rFonts w:ascii="Arial" w:eastAsia="Arial" w:hAnsi="Arial" w:cs="Arial"/>
        </w:rPr>
        <w:t xml:space="preserve"> for each </w:t>
      </w:r>
      <w:r w:rsidR="606895CB" w:rsidRPr="698E0E38">
        <w:rPr>
          <w:rFonts w:ascii="Arial" w:eastAsia="Arial" w:hAnsi="Arial" w:cs="Arial"/>
        </w:rPr>
        <w:t>cluster,</w:t>
      </w:r>
      <w:r w:rsidR="38EE3F38" w:rsidRPr="698E0E38">
        <w:rPr>
          <w:rFonts w:ascii="Arial" w:eastAsia="Arial" w:hAnsi="Arial" w:cs="Arial"/>
        </w:rPr>
        <w:t xml:space="preserve"> </w:t>
      </w:r>
      <w:r w:rsidR="606895CB" w:rsidRPr="698E0E38">
        <w:rPr>
          <w:rFonts w:ascii="Arial" w:eastAsia="Arial" w:hAnsi="Arial" w:cs="Arial"/>
        </w:rPr>
        <w:t xml:space="preserve">trying to capture more business </w:t>
      </w:r>
      <w:r w:rsidR="7D989989" w:rsidRPr="698E0E38">
        <w:rPr>
          <w:rFonts w:ascii="Arial" w:eastAsia="Arial" w:hAnsi="Arial" w:cs="Arial"/>
        </w:rPr>
        <w:t>for the company</w:t>
      </w:r>
      <w:r w:rsidR="7EB3E52C" w:rsidRPr="698E0E38">
        <w:rPr>
          <w:rFonts w:ascii="Arial" w:eastAsia="Arial" w:hAnsi="Arial" w:cs="Arial"/>
        </w:rPr>
        <w:t xml:space="preserve"> </w:t>
      </w:r>
      <w:r w:rsidR="467F3BAE" w:rsidRPr="698E0E38">
        <w:rPr>
          <w:rFonts w:ascii="Arial" w:eastAsia="Arial" w:hAnsi="Arial" w:cs="Arial"/>
        </w:rPr>
        <w:t>(</w:t>
      </w:r>
      <w:r w:rsidR="7EB3E52C" w:rsidRPr="698E0E38">
        <w:rPr>
          <w:rFonts w:ascii="Arial" w:eastAsia="Arial" w:hAnsi="Arial" w:cs="Arial"/>
        </w:rPr>
        <w:t>by</w:t>
      </w:r>
      <w:r w:rsidR="606895CB" w:rsidRPr="698E0E38">
        <w:rPr>
          <w:rFonts w:ascii="Arial" w:eastAsia="Arial" w:hAnsi="Arial" w:cs="Arial"/>
        </w:rPr>
        <w:t xml:space="preserve"> </w:t>
      </w:r>
      <w:r w:rsidR="7EB3E52C" w:rsidRPr="698E0E38">
        <w:rPr>
          <w:rFonts w:ascii="Arial" w:eastAsia="Arial" w:hAnsi="Arial" w:cs="Arial"/>
        </w:rPr>
        <w:t xml:space="preserve">suggesting </w:t>
      </w:r>
      <w:r w:rsidR="6EAF28D5" w:rsidRPr="698E0E38">
        <w:rPr>
          <w:rFonts w:ascii="Arial" w:eastAsia="Arial" w:hAnsi="Arial" w:cs="Arial"/>
        </w:rPr>
        <w:t>actions like</w:t>
      </w:r>
      <w:r w:rsidR="7EB3E52C" w:rsidRPr="698E0E38">
        <w:rPr>
          <w:rFonts w:ascii="Arial" w:eastAsia="Arial" w:hAnsi="Arial" w:cs="Arial"/>
        </w:rPr>
        <w:t xml:space="preserve"> targeted campaigns, </w:t>
      </w:r>
      <w:r w:rsidR="396EECFC" w:rsidRPr="698E0E38">
        <w:rPr>
          <w:rFonts w:ascii="Arial" w:eastAsia="Arial" w:hAnsi="Arial" w:cs="Arial"/>
        </w:rPr>
        <w:t xml:space="preserve">advertisements, </w:t>
      </w:r>
      <w:r w:rsidR="2E453D3B" w:rsidRPr="698E0E38">
        <w:rPr>
          <w:rFonts w:ascii="Arial" w:eastAsia="Arial" w:hAnsi="Arial" w:cs="Arial"/>
        </w:rPr>
        <w:t>sponsorship,</w:t>
      </w:r>
      <w:r w:rsidR="396EECFC" w:rsidRPr="698E0E38">
        <w:rPr>
          <w:rFonts w:ascii="Arial" w:eastAsia="Arial" w:hAnsi="Arial" w:cs="Arial"/>
        </w:rPr>
        <w:t xml:space="preserve"> and rewards</w:t>
      </w:r>
      <w:r w:rsidR="61AC03D0" w:rsidRPr="698E0E38">
        <w:rPr>
          <w:rFonts w:ascii="Arial" w:eastAsia="Arial" w:hAnsi="Arial" w:cs="Arial"/>
        </w:rPr>
        <w:t>, amon</w:t>
      </w:r>
      <w:r w:rsidR="2E599A1B" w:rsidRPr="698E0E38">
        <w:rPr>
          <w:rFonts w:ascii="Arial" w:eastAsia="Arial" w:hAnsi="Arial" w:cs="Arial"/>
        </w:rPr>
        <w:t>g</w:t>
      </w:r>
      <w:r w:rsidR="61AC03D0" w:rsidRPr="698E0E38">
        <w:rPr>
          <w:rFonts w:ascii="Arial" w:eastAsia="Arial" w:hAnsi="Arial" w:cs="Arial"/>
        </w:rPr>
        <w:t>st others</w:t>
      </w:r>
      <w:r w:rsidR="262CD63C" w:rsidRPr="698E0E38">
        <w:rPr>
          <w:rFonts w:ascii="Arial" w:eastAsia="Arial" w:hAnsi="Arial" w:cs="Arial"/>
        </w:rPr>
        <w:t>)</w:t>
      </w:r>
      <w:r w:rsidR="606895CB" w:rsidRPr="698E0E38">
        <w:rPr>
          <w:rFonts w:ascii="Arial" w:eastAsia="Arial" w:hAnsi="Arial" w:cs="Arial"/>
        </w:rPr>
        <w:t>.</w:t>
      </w:r>
      <w:r w:rsidR="38EE3F38" w:rsidRPr="698E0E38">
        <w:rPr>
          <w:rFonts w:ascii="Arial" w:eastAsia="Arial" w:hAnsi="Arial" w:cs="Arial"/>
        </w:rPr>
        <w:t xml:space="preserve"> </w:t>
      </w:r>
    </w:p>
    <w:p w14:paraId="6EEAF5D3" w14:textId="4627D1B0" w:rsidR="31A4C001" w:rsidRDefault="31A4C001" w:rsidP="698E0E38">
      <w:pPr>
        <w:spacing w:line="360" w:lineRule="auto"/>
        <w:jc w:val="both"/>
        <w:rPr>
          <w:rFonts w:ascii="Arial" w:eastAsia="Arial" w:hAnsi="Arial" w:cs="Arial"/>
        </w:rPr>
      </w:pPr>
      <w:r w:rsidRPr="698E0E38">
        <w:rPr>
          <w:rFonts w:ascii="Arial" w:eastAsia="Arial" w:hAnsi="Arial" w:cs="Arial"/>
        </w:rPr>
        <w:br w:type="page"/>
      </w:r>
    </w:p>
    <w:p w14:paraId="18FB9156" w14:textId="66EB7550" w:rsidR="5242827D" w:rsidRDefault="5242827D" w:rsidP="1367DA03">
      <w:pPr>
        <w:pStyle w:val="Heading1"/>
        <w:numPr>
          <w:ilvl w:val="0"/>
          <w:numId w:val="19"/>
        </w:numPr>
        <w:spacing w:line="360" w:lineRule="auto"/>
        <w:jc w:val="both"/>
        <w:rPr>
          <w:rFonts w:ascii="Arial" w:eastAsia="Arial" w:hAnsi="Arial" w:cs="Arial"/>
          <w:b/>
          <w:bCs/>
          <w:sz w:val="24"/>
          <w:szCs w:val="24"/>
        </w:rPr>
      </w:pPr>
      <w:bookmarkStart w:id="2" w:name="_Toc729944577"/>
      <w:r w:rsidRPr="698E0E38">
        <w:rPr>
          <w:rFonts w:ascii="Arial" w:eastAsia="Arial" w:hAnsi="Arial" w:cs="Arial"/>
          <w:b/>
          <w:bCs/>
          <w:sz w:val="24"/>
          <w:szCs w:val="24"/>
        </w:rPr>
        <w:t xml:space="preserve">Data </w:t>
      </w:r>
      <w:r w:rsidR="00A00875" w:rsidRPr="698E0E38">
        <w:rPr>
          <w:rFonts w:ascii="Arial" w:eastAsia="Arial" w:hAnsi="Arial" w:cs="Arial"/>
          <w:b/>
          <w:bCs/>
          <w:sz w:val="24"/>
          <w:szCs w:val="24"/>
        </w:rPr>
        <w:t>Exploration</w:t>
      </w:r>
      <w:bookmarkEnd w:id="2"/>
    </w:p>
    <w:p w14:paraId="70DF9E56" w14:textId="77777777" w:rsidR="00C32C3A" w:rsidRDefault="00C32C3A" w:rsidP="1367DA03">
      <w:pPr>
        <w:spacing w:line="360" w:lineRule="auto"/>
        <w:jc w:val="both"/>
        <w:rPr>
          <w:rFonts w:ascii="Arial" w:eastAsia="Arial" w:hAnsi="Arial" w:cs="Arial"/>
        </w:rPr>
      </w:pPr>
    </w:p>
    <w:p w14:paraId="0C3A669A" w14:textId="6FBD8061" w:rsidR="57FAA2EA" w:rsidRDefault="57FAA2EA"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rPr>
        <w:t>To meet the challenge posed by our company, we began by exploring data</w:t>
      </w:r>
      <w:r w:rsidR="2211C711" w:rsidRPr="698E0E38">
        <w:rPr>
          <w:rFonts w:ascii="Arial" w:eastAsia="Arial" w:hAnsi="Arial" w:cs="Arial"/>
        </w:rPr>
        <w:t xml:space="preserve"> </w:t>
      </w:r>
      <w:r w:rsidRPr="698E0E38">
        <w:rPr>
          <w:rFonts w:ascii="Arial" w:eastAsia="Arial" w:hAnsi="Arial" w:cs="Arial"/>
        </w:rPr>
        <w:t xml:space="preserve">in each </w:t>
      </w:r>
      <w:r w:rsidR="4379C00A" w:rsidRPr="698E0E38">
        <w:rPr>
          <w:rFonts w:ascii="Arial" w:eastAsia="Arial" w:hAnsi="Arial" w:cs="Arial"/>
        </w:rPr>
        <w:t xml:space="preserve">one </w:t>
      </w:r>
      <w:r w:rsidRPr="698E0E38">
        <w:rPr>
          <w:rFonts w:ascii="Arial" w:eastAsia="Arial" w:hAnsi="Arial" w:cs="Arial"/>
        </w:rPr>
        <w:t>of the three different datasets</w:t>
      </w:r>
      <w:r w:rsidR="4D2857F5" w:rsidRPr="698E0E38">
        <w:rPr>
          <w:rFonts w:ascii="Arial" w:eastAsia="Arial" w:hAnsi="Arial" w:cs="Arial"/>
        </w:rPr>
        <w:t xml:space="preserve"> that were made avail</w:t>
      </w:r>
      <w:r w:rsidR="3A774C25" w:rsidRPr="698E0E38">
        <w:rPr>
          <w:rFonts w:ascii="Arial" w:eastAsia="Arial" w:hAnsi="Arial" w:cs="Arial"/>
        </w:rPr>
        <w:t>a</w:t>
      </w:r>
      <w:r w:rsidR="4D2857F5" w:rsidRPr="698E0E38">
        <w:rPr>
          <w:rFonts w:ascii="Arial" w:eastAsia="Arial" w:hAnsi="Arial" w:cs="Arial"/>
        </w:rPr>
        <w:t>ble to our team</w:t>
      </w:r>
      <w:r w:rsidR="3FA3DD82" w:rsidRPr="698E0E38">
        <w:rPr>
          <w:rFonts w:ascii="Arial" w:eastAsia="Arial" w:hAnsi="Arial" w:cs="Arial"/>
        </w:rPr>
        <w:t>: 1) digital contact, 2) products, 3) demographics. We also gathered with fou</w:t>
      </w:r>
      <w:r w:rsidR="2F50F828" w:rsidRPr="698E0E38">
        <w:rPr>
          <w:rFonts w:ascii="Arial" w:eastAsia="Arial" w:hAnsi="Arial" w:cs="Arial"/>
        </w:rPr>
        <w:t>r key partners:</w:t>
      </w:r>
      <w:r w:rsidRPr="698E0E38">
        <w:rPr>
          <w:rFonts w:ascii="Arial" w:eastAsia="Arial" w:hAnsi="Arial" w:cs="Arial"/>
        </w:rPr>
        <w:t xml:space="preserve"> </w:t>
      </w:r>
      <w:r w:rsidR="0462C038" w:rsidRPr="698E0E38">
        <w:rPr>
          <w:rFonts w:ascii="Arial" w:eastAsia="Arial" w:hAnsi="Arial" w:cs="Arial"/>
        </w:rPr>
        <w:t>the</w:t>
      </w:r>
      <w:r w:rsidRPr="698E0E38">
        <w:rPr>
          <w:rFonts w:ascii="Arial" w:eastAsia="Arial" w:hAnsi="Arial" w:cs="Arial"/>
        </w:rPr>
        <w:t xml:space="preserve"> marketing department, data science</w:t>
      </w:r>
      <w:r w:rsidR="2A2DC72F" w:rsidRPr="698E0E38">
        <w:rPr>
          <w:rFonts w:ascii="Arial" w:eastAsia="Arial" w:hAnsi="Arial" w:cs="Arial"/>
        </w:rPr>
        <w:t xml:space="preserve"> department</w:t>
      </w:r>
      <w:r w:rsidRPr="698E0E38">
        <w:rPr>
          <w:rFonts w:ascii="Arial" w:eastAsia="Arial" w:hAnsi="Arial" w:cs="Arial"/>
        </w:rPr>
        <w:t xml:space="preserve">, data quality </w:t>
      </w:r>
      <w:r w:rsidR="156ABF5D" w:rsidRPr="698E0E38">
        <w:rPr>
          <w:rFonts w:ascii="Arial" w:eastAsia="Arial" w:hAnsi="Arial" w:cs="Arial"/>
        </w:rPr>
        <w:t xml:space="preserve">assurance </w:t>
      </w:r>
      <w:r w:rsidR="0B249AD9" w:rsidRPr="698E0E38">
        <w:rPr>
          <w:rFonts w:ascii="Arial" w:eastAsia="Arial" w:hAnsi="Arial" w:cs="Arial"/>
        </w:rPr>
        <w:t>department</w:t>
      </w:r>
      <w:r w:rsidRPr="698E0E38">
        <w:rPr>
          <w:rFonts w:ascii="Arial" w:eastAsia="Arial" w:hAnsi="Arial" w:cs="Arial"/>
        </w:rPr>
        <w:t xml:space="preserve"> and</w:t>
      </w:r>
      <w:r w:rsidR="66E29451" w:rsidRPr="698E0E38">
        <w:rPr>
          <w:rFonts w:ascii="Arial" w:eastAsia="Arial" w:hAnsi="Arial" w:cs="Arial"/>
        </w:rPr>
        <w:t xml:space="preserve"> </w:t>
      </w:r>
      <w:r w:rsidRPr="698E0E38">
        <w:rPr>
          <w:rFonts w:ascii="Arial" w:eastAsia="Arial" w:hAnsi="Arial" w:cs="Arial"/>
        </w:rPr>
        <w:t>business stakeholders.</w:t>
      </w:r>
      <w:r w:rsidR="578B3BC2" w:rsidRPr="698E0E38">
        <w:rPr>
          <w:rFonts w:ascii="Arial" w:eastAsia="Arial" w:hAnsi="Arial" w:cs="Arial"/>
        </w:rPr>
        <w:t xml:space="preserve"> A</w:t>
      </w:r>
      <w:r w:rsidR="2E2F52BB" w:rsidRPr="698E0E38">
        <w:rPr>
          <w:rFonts w:ascii="Arial" w:eastAsia="Arial" w:hAnsi="Arial" w:cs="Arial"/>
        </w:rPr>
        <w:t>fter</w:t>
      </w:r>
      <w:r w:rsidR="578B3BC2" w:rsidRPr="698E0E38">
        <w:rPr>
          <w:rFonts w:ascii="Arial" w:eastAsia="Arial" w:hAnsi="Arial" w:cs="Arial"/>
        </w:rPr>
        <w:t xml:space="preserve"> conduct</w:t>
      </w:r>
      <w:r w:rsidR="4B263135" w:rsidRPr="698E0E38">
        <w:rPr>
          <w:rFonts w:ascii="Arial" w:eastAsia="Arial" w:hAnsi="Arial" w:cs="Arial"/>
        </w:rPr>
        <w:t xml:space="preserve">ing </w:t>
      </w:r>
      <w:r w:rsidR="578B3BC2" w:rsidRPr="698E0E38">
        <w:rPr>
          <w:rFonts w:ascii="Arial" w:eastAsia="Arial" w:hAnsi="Arial" w:cs="Arial"/>
        </w:rPr>
        <w:t>interviews to have a better understanding of the</w:t>
      </w:r>
      <w:r w:rsidR="327784A7" w:rsidRPr="698E0E38">
        <w:rPr>
          <w:rFonts w:ascii="Arial" w:eastAsia="Arial" w:hAnsi="Arial" w:cs="Arial"/>
        </w:rPr>
        <w:t xml:space="preserve"> research questions</w:t>
      </w:r>
      <w:r w:rsidR="7DDED52D" w:rsidRPr="698E0E38">
        <w:rPr>
          <w:rFonts w:ascii="Arial" w:eastAsia="Arial" w:hAnsi="Arial" w:cs="Arial"/>
        </w:rPr>
        <w:t xml:space="preserve"> and data-related topics, we</w:t>
      </w:r>
      <w:r w:rsidR="5DA01070" w:rsidRPr="698E0E38">
        <w:rPr>
          <w:rFonts w:ascii="Arial" w:eastAsia="Arial" w:hAnsi="Arial" w:cs="Arial"/>
        </w:rPr>
        <w:t xml:space="preserve"> </w:t>
      </w:r>
      <w:r w:rsidR="46167F68" w:rsidRPr="698E0E38">
        <w:rPr>
          <w:rFonts w:ascii="Arial" w:eastAsia="Arial" w:hAnsi="Arial" w:cs="Arial"/>
        </w:rPr>
        <w:t xml:space="preserve">managed to have </w:t>
      </w:r>
      <w:r w:rsidR="5DA01070" w:rsidRPr="698E0E38">
        <w:rPr>
          <w:rFonts w:ascii="Arial" w:eastAsia="Arial" w:hAnsi="Arial" w:cs="Arial"/>
        </w:rPr>
        <w:t xml:space="preserve">documentation about the data we were about to work with, as well as observations from the data quality </w:t>
      </w:r>
      <w:r w:rsidR="40341B26" w:rsidRPr="698E0E38">
        <w:rPr>
          <w:rFonts w:ascii="Arial" w:eastAsia="Arial" w:hAnsi="Arial" w:cs="Arial"/>
        </w:rPr>
        <w:t>team</w:t>
      </w:r>
      <w:r w:rsidR="5DA01070" w:rsidRPr="698E0E38">
        <w:rPr>
          <w:rFonts w:ascii="Arial" w:eastAsia="Arial" w:hAnsi="Arial" w:cs="Arial"/>
        </w:rPr>
        <w:t>. Furthermore, business stakeholders</w:t>
      </w:r>
      <w:r w:rsidR="663FDAAD" w:rsidRPr="698E0E38">
        <w:rPr>
          <w:rFonts w:ascii="Arial" w:eastAsia="Arial" w:hAnsi="Arial" w:cs="Arial"/>
        </w:rPr>
        <w:t xml:space="preserve"> g</w:t>
      </w:r>
      <w:r w:rsidR="45AEAF2E" w:rsidRPr="698E0E38">
        <w:rPr>
          <w:rFonts w:ascii="Arial" w:eastAsia="Arial" w:hAnsi="Arial" w:cs="Arial"/>
        </w:rPr>
        <w:t xml:space="preserve">ave </w:t>
      </w:r>
      <w:r w:rsidR="663FDAAD" w:rsidRPr="698E0E38">
        <w:rPr>
          <w:rFonts w:ascii="Arial" w:eastAsia="Arial" w:hAnsi="Arial" w:cs="Arial"/>
        </w:rPr>
        <w:t>us two research questions: one for each dataset (digital contact and products)</w:t>
      </w:r>
      <w:r w:rsidR="42DC17A9" w:rsidRPr="698E0E38">
        <w:rPr>
          <w:rFonts w:ascii="Arial" w:eastAsia="Arial" w:hAnsi="Arial" w:cs="Arial"/>
        </w:rPr>
        <w:t>, and these were always on the back of our minds while working on this project.</w:t>
      </w:r>
    </w:p>
    <w:p w14:paraId="1590B108" w14:textId="52B273FE" w:rsidR="3112A7AF" w:rsidRDefault="3112A7AF" w:rsidP="698E0E38">
      <w:pPr>
        <w:spacing w:beforeAutospacing="1" w:afterAutospacing="1" w:line="360" w:lineRule="auto"/>
        <w:ind w:left="567" w:right="567"/>
        <w:jc w:val="both"/>
        <w:rPr>
          <w:rFonts w:ascii="Arial" w:eastAsia="Arial" w:hAnsi="Arial" w:cs="Arial"/>
        </w:rPr>
      </w:pPr>
    </w:p>
    <w:p w14:paraId="3A11A6E4" w14:textId="66EB7550" w:rsidR="6F648D0A" w:rsidRDefault="6F648D0A" w:rsidP="698E0E38">
      <w:pPr>
        <w:pStyle w:val="Heading2"/>
        <w:spacing w:line="360" w:lineRule="auto"/>
        <w:jc w:val="both"/>
      </w:pPr>
      <w:bookmarkStart w:id="3" w:name="_Toc1582800428"/>
      <w:r w:rsidRPr="698E0E38">
        <w:t xml:space="preserve">1.1. </w:t>
      </w:r>
      <w:r w:rsidR="33E4F61C" w:rsidRPr="698E0E38">
        <w:t>Digital</w:t>
      </w:r>
      <w:r w:rsidR="0E25B3D3" w:rsidRPr="698E0E38">
        <w:t xml:space="preserve"> </w:t>
      </w:r>
      <w:r w:rsidR="55001630" w:rsidRPr="698E0E38">
        <w:t>Contact</w:t>
      </w:r>
      <w:bookmarkEnd w:id="3"/>
    </w:p>
    <w:p w14:paraId="1346B76D" w14:textId="5F7168E7" w:rsidR="40226726" w:rsidRDefault="40226726" w:rsidP="698E0E38">
      <w:pPr>
        <w:spacing w:beforeAutospacing="1" w:afterAutospacing="1" w:line="360" w:lineRule="auto"/>
        <w:ind w:right="567" w:firstLine="567"/>
        <w:jc w:val="both"/>
        <w:rPr>
          <w:rFonts w:ascii="Arial" w:eastAsia="Arial" w:hAnsi="Arial" w:cs="Arial"/>
        </w:rPr>
      </w:pPr>
    </w:p>
    <w:p w14:paraId="7F1170F3" w14:textId="53F9A1E7" w:rsidR="6A746D96" w:rsidRDefault="6A746D96"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rPr>
        <w:t>Starting by digital contact, t</w:t>
      </w:r>
      <w:r w:rsidR="10F2A334" w:rsidRPr="698E0E38">
        <w:rPr>
          <w:rFonts w:ascii="Arial" w:eastAsia="Arial" w:hAnsi="Arial" w:cs="Arial"/>
        </w:rPr>
        <w:t xml:space="preserve">his dataset captures digital interactions </w:t>
      </w:r>
      <w:r w:rsidR="7B9E9898" w:rsidRPr="698E0E38">
        <w:rPr>
          <w:rFonts w:ascii="Arial" w:eastAsia="Arial" w:hAnsi="Arial" w:cs="Arial"/>
        </w:rPr>
        <w:t xml:space="preserve">from Sportify’s </w:t>
      </w:r>
      <w:r w:rsidR="10F2A334" w:rsidRPr="698E0E38">
        <w:rPr>
          <w:rFonts w:ascii="Arial" w:eastAsia="Arial" w:hAnsi="Arial" w:cs="Arial"/>
        </w:rPr>
        <w:t>customers</w:t>
      </w:r>
      <w:r w:rsidR="3EDD8A25" w:rsidRPr="698E0E38">
        <w:rPr>
          <w:rFonts w:ascii="Arial" w:eastAsia="Arial" w:hAnsi="Arial" w:cs="Arial"/>
        </w:rPr>
        <w:t xml:space="preserve">, namely </w:t>
      </w:r>
      <w:r w:rsidR="5F8B178C" w:rsidRPr="698E0E38">
        <w:rPr>
          <w:rFonts w:ascii="Arial" w:eastAsia="Arial" w:hAnsi="Arial" w:cs="Arial"/>
        </w:rPr>
        <w:t>on</w:t>
      </w:r>
      <w:r w:rsidR="10F2A334" w:rsidRPr="698E0E38">
        <w:rPr>
          <w:rFonts w:ascii="Arial" w:eastAsia="Arial" w:hAnsi="Arial" w:cs="Arial"/>
        </w:rPr>
        <w:t xml:space="preserve"> e</w:t>
      </w:r>
      <w:r w:rsidR="73DE08D4" w:rsidRPr="698E0E38">
        <w:rPr>
          <w:rFonts w:ascii="Arial" w:eastAsia="Arial" w:hAnsi="Arial" w:cs="Arial"/>
        </w:rPr>
        <w:t>-</w:t>
      </w:r>
      <w:r w:rsidR="10F2A334" w:rsidRPr="698E0E38">
        <w:rPr>
          <w:rFonts w:ascii="Arial" w:eastAsia="Arial" w:hAnsi="Arial" w:cs="Arial"/>
        </w:rPr>
        <w:t>mail</w:t>
      </w:r>
      <w:r w:rsidR="580EA3B5" w:rsidRPr="698E0E38">
        <w:rPr>
          <w:rFonts w:ascii="Arial" w:eastAsia="Arial" w:hAnsi="Arial" w:cs="Arial"/>
        </w:rPr>
        <w:t xml:space="preserve">, </w:t>
      </w:r>
      <w:r w:rsidR="6FE1BB94" w:rsidRPr="698E0E38">
        <w:rPr>
          <w:rFonts w:ascii="Arial" w:eastAsia="Arial" w:hAnsi="Arial" w:cs="Arial"/>
        </w:rPr>
        <w:t>app,</w:t>
      </w:r>
      <w:r w:rsidR="580EA3B5" w:rsidRPr="698E0E38">
        <w:rPr>
          <w:rFonts w:ascii="Arial" w:eastAsia="Arial" w:hAnsi="Arial" w:cs="Arial"/>
        </w:rPr>
        <w:t xml:space="preserve"> and social media.</w:t>
      </w:r>
      <w:r w:rsidR="3A9EA5BF" w:rsidRPr="698E0E38">
        <w:rPr>
          <w:rFonts w:ascii="Arial" w:eastAsia="Arial" w:hAnsi="Arial" w:cs="Arial"/>
        </w:rPr>
        <w:t xml:space="preserve"> </w:t>
      </w:r>
      <w:r w:rsidR="7D8BBE8E" w:rsidRPr="698E0E38">
        <w:rPr>
          <w:rFonts w:ascii="Arial" w:eastAsia="Arial" w:hAnsi="Arial" w:cs="Arial"/>
        </w:rPr>
        <w:t>The initial dataset had seven variables, including the customer ID. We checked for duplicates and there we</w:t>
      </w:r>
      <w:r w:rsidR="5CDE3127" w:rsidRPr="698E0E38">
        <w:rPr>
          <w:rFonts w:ascii="Arial" w:eastAsia="Arial" w:hAnsi="Arial" w:cs="Arial"/>
        </w:rPr>
        <w:t xml:space="preserve">re none, therefore we decided to convert the customer ID into the </w:t>
      </w:r>
      <w:r w:rsidR="5867C2D5" w:rsidRPr="698E0E38">
        <w:rPr>
          <w:rFonts w:ascii="Arial" w:eastAsia="Arial" w:hAnsi="Arial" w:cs="Arial"/>
        </w:rPr>
        <w:t>data set</w:t>
      </w:r>
      <w:r w:rsidR="5CDE3127" w:rsidRPr="698E0E38">
        <w:rPr>
          <w:rFonts w:ascii="Arial" w:eastAsia="Arial" w:hAnsi="Arial" w:cs="Arial"/>
        </w:rPr>
        <w:t xml:space="preserve"> index, and thus reducing the </w:t>
      </w:r>
      <w:r w:rsidR="00B7ED34" w:rsidRPr="698E0E38">
        <w:rPr>
          <w:rFonts w:ascii="Arial" w:eastAsia="Arial" w:hAnsi="Arial" w:cs="Arial"/>
        </w:rPr>
        <w:t>number of variables to six.</w:t>
      </w:r>
    </w:p>
    <w:p w14:paraId="6F5FB700" w14:textId="66EB7550" w:rsidR="74F324AF" w:rsidRDefault="74F324AF"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rPr>
        <w:t>We discovered that the variable “SM_Shares” (social media shares) had missing values (39) and that it had a no</w:t>
      </w:r>
      <w:r w:rsidR="2892A4E2" w:rsidRPr="698E0E38">
        <w:rPr>
          <w:rFonts w:ascii="Arial" w:eastAsia="Arial" w:hAnsi="Arial" w:cs="Arial"/>
        </w:rPr>
        <w:t>n</w:t>
      </w:r>
      <w:r w:rsidRPr="698E0E38">
        <w:rPr>
          <w:rFonts w:ascii="Arial" w:eastAsia="Arial" w:hAnsi="Arial" w:cs="Arial"/>
        </w:rPr>
        <w:t>-sui</w:t>
      </w:r>
      <w:r w:rsidR="0C83E616" w:rsidRPr="698E0E38">
        <w:rPr>
          <w:rFonts w:ascii="Arial" w:eastAsia="Arial" w:hAnsi="Arial" w:cs="Arial"/>
        </w:rPr>
        <w:t xml:space="preserve">table data type (“float64”). </w:t>
      </w:r>
      <w:r w:rsidR="1A94A885" w:rsidRPr="698E0E38">
        <w:rPr>
          <w:rFonts w:ascii="Arial" w:eastAsia="Arial" w:hAnsi="Arial" w:cs="Arial"/>
        </w:rPr>
        <w:t xml:space="preserve">Although missing values represented less than 1% of </w:t>
      </w:r>
      <w:r w:rsidR="0B114620" w:rsidRPr="698E0E38">
        <w:rPr>
          <w:rFonts w:ascii="Arial" w:eastAsia="Arial" w:hAnsi="Arial" w:cs="Arial"/>
        </w:rPr>
        <w:t xml:space="preserve">the </w:t>
      </w:r>
      <w:r w:rsidR="1A94A885" w:rsidRPr="698E0E38">
        <w:rPr>
          <w:rFonts w:ascii="Arial" w:eastAsia="Arial" w:hAnsi="Arial" w:cs="Arial"/>
        </w:rPr>
        <w:t>total, we agreed</w:t>
      </w:r>
      <w:r w:rsidR="38168500" w:rsidRPr="698E0E38">
        <w:rPr>
          <w:rFonts w:ascii="Arial" w:eastAsia="Arial" w:hAnsi="Arial" w:cs="Arial"/>
        </w:rPr>
        <w:t xml:space="preserve"> that data should be complete</w:t>
      </w:r>
      <w:r w:rsidR="478BAE4B" w:rsidRPr="698E0E38">
        <w:rPr>
          <w:rFonts w:ascii="Arial" w:eastAsia="Arial" w:hAnsi="Arial" w:cs="Arial"/>
        </w:rPr>
        <w:t>, so we set out to find the best solution for this dataset.</w:t>
      </w:r>
      <w:r w:rsidR="38168500" w:rsidRPr="698E0E38">
        <w:rPr>
          <w:rFonts w:ascii="Arial" w:eastAsia="Arial" w:hAnsi="Arial" w:cs="Arial"/>
        </w:rPr>
        <w:t xml:space="preserve"> </w:t>
      </w:r>
      <w:r w:rsidR="35604F63" w:rsidRPr="698E0E38">
        <w:rPr>
          <w:rFonts w:ascii="Arial" w:eastAsia="Arial" w:hAnsi="Arial" w:cs="Arial"/>
        </w:rPr>
        <w:t xml:space="preserve">We first looked </w:t>
      </w:r>
      <w:r w:rsidR="757C6182" w:rsidRPr="698E0E38">
        <w:rPr>
          <w:rFonts w:ascii="Arial" w:eastAsia="Arial" w:hAnsi="Arial" w:cs="Arial"/>
        </w:rPr>
        <w:t>at</w:t>
      </w:r>
      <w:r w:rsidR="35604F63" w:rsidRPr="698E0E38">
        <w:rPr>
          <w:rFonts w:ascii="Arial" w:eastAsia="Arial" w:hAnsi="Arial" w:cs="Arial"/>
        </w:rPr>
        <w:t xml:space="preserve"> mean (8</w:t>
      </w:r>
      <w:r w:rsidR="1B195860" w:rsidRPr="698E0E38">
        <w:rPr>
          <w:rFonts w:ascii="Arial" w:eastAsia="Arial" w:hAnsi="Arial" w:cs="Arial"/>
        </w:rPr>
        <w:t>.4</w:t>
      </w:r>
      <w:r w:rsidR="35604F63" w:rsidRPr="698E0E38">
        <w:rPr>
          <w:rFonts w:ascii="Arial" w:eastAsia="Arial" w:hAnsi="Arial" w:cs="Arial"/>
        </w:rPr>
        <w:t xml:space="preserve">) and then </w:t>
      </w:r>
      <w:r w:rsidR="3C3CDECF" w:rsidRPr="698E0E38">
        <w:rPr>
          <w:rFonts w:ascii="Arial" w:eastAsia="Arial" w:hAnsi="Arial" w:cs="Arial"/>
        </w:rPr>
        <w:t>at</w:t>
      </w:r>
      <w:r w:rsidR="35604F63" w:rsidRPr="698E0E38">
        <w:rPr>
          <w:rFonts w:ascii="Arial" w:eastAsia="Arial" w:hAnsi="Arial" w:cs="Arial"/>
        </w:rPr>
        <w:t xml:space="preserve"> mode</w:t>
      </w:r>
      <w:r w:rsidR="341A1656" w:rsidRPr="698E0E38">
        <w:rPr>
          <w:rFonts w:ascii="Arial" w:eastAsia="Arial" w:hAnsi="Arial" w:cs="Arial"/>
        </w:rPr>
        <w:t xml:space="preserve"> (</w:t>
      </w:r>
      <w:r w:rsidR="1101E37C" w:rsidRPr="698E0E38">
        <w:rPr>
          <w:rFonts w:ascii="Arial" w:eastAsia="Arial" w:hAnsi="Arial" w:cs="Arial"/>
        </w:rPr>
        <w:t>both 0</w:t>
      </w:r>
      <w:r w:rsidR="09F6A855" w:rsidRPr="698E0E38">
        <w:rPr>
          <w:rFonts w:ascii="Arial" w:eastAsia="Arial" w:hAnsi="Arial" w:cs="Arial"/>
        </w:rPr>
        <w:t xml:space="preserve">.0 </w:t>
      </w:r>
      <w:r w:rsidR="1101E37C" w:rsidRPr="698E0E38">
        <w:rPr>
          <w:rFonts w:ascii="Arial" w:eastAsia="Arial" w:hAnsi="Arial" w:cs="Arial"/>
        </w:rPr>
        <w:t>and 2</w:t>
      </w:r>
      <w:r w:rsidR="17CC8B9A" w:rsidRPr="698E0E38">
        <w:rPr>
          <w:rFonts w:ascii="Arial" w:eastAsia="Arial" w:hAnsi="Arial" w:cs="Arial"/>
        </w:rPr>
        <w:t>.0</w:t>
      </w:r>
      <w:r w:rsidR="3BA05AA1" w:rsidRPr="698E0E38">
        <w:rPr>
          <w:rFonts w:ascii="Arial" w:eastAsia="Arial" w:hAnsi="Arial" w:cs="Arial"/>
        </w:rPr>
        <w:t>) and</w:t>
      </w:r>
      <w:r w:rsidR="00D2615D" w:rsidRPr="698E0E38">
        <w:rPr>
          <w:rFonts w:ascii="Arial" w:eastAsia="Arial" w:hAnsi="Arial" w:cs="Arial"/>
        </w:rPr>
        <w:t xml:space="preserve"> given the </w:t>
      </w:r>
      <w:r w:rsidR="62CCD078" w:rsidRPr="698E0E38">
        <w:rPr>
          <w:rFonts w:ascii="Arial" w:eastAsia="Arial" w:hAnsi="Arial" w:cs="Arial"/>
        </w:rPr>
        <w:t xml:space="preserve">inferior </w:t>
      </w:r>
      <w:r w:rsidR="00D2615D" w:rsidRPr="698E0E38">
        <w:rPr>
          <w:rFonts w:ascii="Arial" w:eastAsia="Arial" w:hAnsi="Arial" w:cs="Arial"/>
        </w:rPr>
        <w:t>mode</w:t>
      </w:r>
      <w:r w:rsidR="76854CB3" w:rsidRPr="698E0E38">
        <w:rPr>
          <w:rFonts w:ascii="Arial" w:eastAsia="Arial" w:hAnsi="Arial" w:cs="Arial"/>
        </w:rPr>
        <w:t xml:space="preserve"> (comparing to </w:t>
      </w:r>
      <w:r w:rsidR="0E6E72EB" w:rsidRPr="698E0E38">
        <w:rPr>
          <w:rFonts w:ascii="Arial" w:eastAsia="Arial" w:hAnsi="Arial" w:cs="Arial"/>
        </w:rPr>
        <w:t xml:space="preserve">the </w:t>
      </w:r>
      <w:r w:rsidR="76854CB3" w:rsidRPr="698E0E38">
        <w:rPr>
          <w:rFonts w:ascii="Arial" w:eastAsia="Arial" w:hAnsi="Arial" w:cs="Arial"/>
        </w:rPr>
        <w:t xml:space="preserve">mean), we decided to transform null values into zero. We </w:t>
      </w:r>
      <w:r w:rsidR="76E1845E" w:rsidRPr="698E0E38">
        <w:rPr>
          <w:rFonts w:ascii="Arial" w:eastAsia="Arial" w:hAnsi="Arial" w:cs="Arial"/>
        </w:rPr>
        <w:t>then converted the variable “SM_Shares” to data type “int64”.</w:t>
      </w:r>
    </w:p>
    <w:p w14:paraId="6EB4C53A" w14:textId="66EB7550" w:rsidR="60169ADB" w:rsidRDefault="60169ADB"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rPr>
        <w:t xml:space="preserve">Continuing on a deeper </w:t>
      </w:r>
      <w:r w:rsidR="10F2A334" w:rsidRPr="698E0E38">
        <w:rPr>
          <w:rFonts w:ascii="Arial" w:eastAsia="Arial" w:hAnsi="Arial" w:cs="Arial"/>
        </w:rPr>
        <w:t xml:space="preserve">statistical analysis, </w:t>
      </w:r>
      <w:r w:rsidR="4DEB3BF3" w:rsidRPr="698E0E38">
        <w:rPr>
          <w:rFonts w:ascii="Arial" w:eastAsia="Arial" w:hAnsi="Arial" w:cs="Arial"/>
        </w:rPr>
        <w:t xml:space="preserve">we observed </w:t>
      </w:r>
      <w:r w:rsidR="10F2A334" w:rsidRPr="698E0E38">
        <w:rPr>
          <w:rFonts w:ascii="Arial" w:eastAsia="Arial" w:hAnsi="Arial" w:cs="Arial"/>
        </w:rPr>
        <w:t>no extreme values (</w:t>
      </w:r>
      <w:r w:rsidR="00617E21" w:rsidRPr="698E0E38">
        <w:rPr>
          <w:rFonts w:ascii="Arial" w:eastAsia="Arial" w:hAnsi="Arial" w:cs="Arial"/>
        </w:rPr>
        <w:t xml:space="preserve">commonly known as </w:t>
      </w:r>
      <w:r w:rsidR="10F2A334" w:rsidRPr="698E0E38">
        <w:rPr>
          <w:rFonts w:ascii="Arial" w:eastAsia="Arial" w:hAnsi="Arial" w:cs="Arial"/>
        </w:rPr>
        <w:t xml:space="preserve">outliers), </w:t>
      </w:r>
      <w:r w:rsidR="4C363A3C" w:rsidRPr="698E0E38">
        <w:rPr>
          <w:rFonts w:ascii="Arial" w:eastAsia="Arial" w:hAnsi="Arial" w:cs="Arial"/>
        </w:rPr>
        <w:t>even</w:t>
      </w:r>
      <w:r w:rsidR="3986A932" w:rsidRPr="698E0E38">
        <w:rPr>
          <w:rFonts w:ascii="Arial" w:eastAsia="Arial" w:hAnsi="Arial" w:cs="Arial"/>
        </w:rPr>
        <w:t xml:space="preserve"> </w:t>
      </w:r>
      <w:r w:rsidR="4C363A3C" w:rsidRPr="698E0E38">
        <w:rPr>
          <w:rFonts w:ascii="Arial" w:eastAsia="Arial" w:hAnsi="Arial" w:cs="Arial"/>
        </w:rPr>
        <w:t xml:space="preserve">though the data did not </w:t>
      </w:r>
      <w:r w:rsidR="3986A932" w:rsidRPr="698E0E38">
        <w:rPr>
          <w:rFonts w:ascii="Arial" w:eastAsia="Arial" w:hAnsi="Arial" w:cs="Arial"/>
        </w:rPr>
        <w:t>hav</w:t>
      </w:r>
      <w:r w:rsidR="2B88ACD5" w:rsidRPr="698E0E38">
        <w:rPr>
          <w:rFonts w:ascii="Arial" w:eastAsia="Arial" w:hAnsi="Arial" w:cs="Arial"/>
        </w:rPr>
        <w:t xml:space="preserve">e a Gaussian distribution. </w:t>
      </w:r>
      <w:r w:rsidR="5DE49760" w:rsidRPr="698E0E38">
        <w:rPr>
          <w:rFonts w:ascii="Arial" w:eastAsia="Arial" w:hAnsi="Arial" w:cs="Arial"/>
        </w:rPr>
        <w:t>We detected</w:t>
      </w:r>
      <w:r w:rsidR="49682636" w:rsidRPr="698E0E38">
        <w:rPr>
          <w:rFonts w:ascii="Arial" w:eastAsia="Arial" w:hAnsi="Arial" w:cs="Arial"/>
        </w:rPr>
        <w:t xml:space="preserve"> skewness above 1 on two variables (e-mail clicks and app clicks)</w:t>
      </w:r>
      <w:r w:rsidR="414C8E1B" w:rsidRPr="698E0E38">
        <w:rPr>
          <w:rFonts w:ascii="Arial" w:eastAsia="Arial" w:hAnsi="Arial" w:cs="Arial"/>
        </w:rPr>
        <w:t xml:space="preserve">, where app clicks </w:t>
      </w:r>
      <w:r w:rsidR="4E26A8F3" w:rsidRPr="698E0E38">
        <w:rPr>
          <w:rFonts w:ascii="Arial" w:eastAsia="Arial" w:hAnsi="Arial" w:cs="Arial"/>
        </w:rPr>
        <w:t>w</w:t>
      </w:r>
      <w:r w:rsidR="1B0D0FAB" w:rsidRPr="698E0E38">
        <w:rPr>
          <w:rFonts w:ascii="Arial" w:eastAsia="Arial" w:hAnsi="Arial" w:cs="Arial"/>
        </w:rPr>
        <w:t xml:space="preserve">on </w:t>
      </w:r>
      <w:r w:rsidR="414C8E1B" w:rsidRPr="698E0E38">
        <w:rPr>
          <w:rFonts w:ascii="Arial" w:eastAsia="Arial" w:hAnsi="Arial" w:cs="Arial"/>
        </w:rPr>
        <w:t>biggest right tail (1.8).</w:t>
      </w:r>
      <w:r w:rsidR="0FF55466" w:rsidRPr="698E0E38">
        <w:rPr>
          <w:rFonts w:ascii="Arial" w:eastAsia="Arial" w:hAnsi="Arial" w:cs="Arial"/>
        </w:rPr>
        <w:t xml:space="preserve"> As for </w:t>
      </w:r>
      <w:r w:rsidR="10F2A334" w:rsidRPr="698E0E38">
        <w:rPr>
          <w:rFonts w:ascii="Arial" w:eastAsia="Arial" w:hAnsi="Arial" w:cs="Arial"/>
        </w:rPr>
        <w:t>kurtosis</w:t>
      </w:r>
      <w:r w:rsidR="0C987201" w:rsidRPr="698E0E38">
        <w:rPr>
          <w:rFonts w:ascii="Arial" w:eastAsia="Arial" w:hAnsi="Arial" w:cs="Arial"/>
        </w:rPr>
        <w:t>, no values equal to 3 were encounter</w:t>
      </w:r>
      <w:r w:rsidR="00C618A8" w:rsidRPr="698E0E38">
        <w:rPr>
          <w:rFonts w:ascii="Arial" w:eastAsia="Arial" w:hAnsi="Arial" w:cs="Arial"/>
        </w:rPr>
        <w:t>, and 4 out of 6 were</w:t>
      </w:r>
      <w:r w:rsidR="17EF41C2" w:rsidRPr="698E0E38">
        <w:rPr>
          <w:rFonts w:ascii="Arial" w:eastAsia="Arial" w:hAnsi="Arial" w:cs="Arial"/>
        </w:rPr>
        <w:t xml:space="preserve"> </w:t>
      </w:r>
      <w:r w:rsidR="00C618A8" w:rsidRPr="698E0E38">
        <w:rPr>
          <w:rFonts w:ascii="Arial" w:eastAsia="Arial" w:hAnsi="Arial" w:cs="Arial"/>
        </w:rPr>
        <w:t>negative</w:t>
      </w:r>
      <w:r w:rsidR="323638C5" w:rsidRPr="698E0E38">
        <w:rPr>
          <w:rFonts w:ascii="Arial" w:eastAsia="Arial" w:hAnsi="Arial" w:cs="Arial"/>
        </w:rPr>
        <w:t xml:space="preserve"> (called platykurtic distribution)</w:t>
      </w:r>
      <w:r w:rsidR="00C618A8" w:rsidRPr="698E0E38">
        <w:rPr>
          <w:rFonts w:ascii="Arial" w:eastAsia="Arial" w:hAnsi="Arial" w:cs="Arial"/>
        </w:rPr>
        <w:t>.</w:t>
      </w:r>
      <w:r w:rsidR="58C62A6E" w:rsidRPr="698E0E38">
        <w:rPr>
          <w:rFonts w:ascii="Arial" w:eastAsia="Arial" w:hAnsi="Arial" w:cs="Arial"/>
        </w:rPr>
        <w:t xml:space="preserve"> Therefore, </w:t>
      </w:r>
      <w:r w:rsidR="5BF25913" w:rsidRPr="698E0E38">
        <w:rPr>
          <w:rFonts w:ascii="Arial" w:eastAsia="Arial" w:hAnsi="Arial" w:cs="Arial"/>
        </w:rPr>
        <w:t xml:space="preserve">considering skewness and kurtosis, </w:t>
      </w:r>
      <w:r w:rsidR="58C62A6E" w:rsidRPr="698E0E38">
        <w:rPr>
          <w:rFonts w:ascii="Arial" w:eastAsia="Arial" w:hAnsi="Arial" w:cs="Arial"/>
        </w:rPr>
        <w:t xml:space="preserve">we can </w:t>
      </w:r>
      <w:r w:rsidR="29196CC4" w:rsidRPr="698E0E38">
        <w:rPr>
          <w:rFonts w:ascii="Arial" w:eastAsia="Arial" w:hAnsi="Arial" w:cs="Arial"/>
        </w:rPr>
        <w:t xml:space="preserve">say </w:t>
      </w:r>
      <w:r w:rsidR="58C62A6E" w:rsidRPr="698E0E38">
        <w:rPr>
          <w:rFonts w:ascii="Arial" w:eastAsia="Arial" w:hAnsi="Arial" w:cs="Arial"/>
        </w:rPr>
        <w:t xml:space="preserve">that there is less of </w:t>
      </w:r>
      <w:r w:rsidR="6DEABCB7" w:rsidRPr="698E0E38">
        <w:rPr>
          <w:rFonts w:ascii="Arial" w:eastAsia="Arial" w:hAnsi="Arial" w:cs="Arial"/>
        </w:rPr>
        <w:t xml:space="preserve">a </w:t>
      </w:r>
      <w:r w:rsidR="58C62A6E" w:rsidRPr="698E0E38">
        <w:rPr>
          <w:rFonts w:ascii="Arial" w:eastAsia="Arial" w:hAnsi="Arial" w:cs="Arial"/>
        </w:rPr>
        <w:t xml:space="preserve">concentration of values around the mean </w:t>
      </w:r>
      <w:r w:rsidR="521D0DDB" w:rsidRPr="698E0E38">
        <w:rPr>
          <w:rFonts w:ascii="Arial" w:eastAsia="Arial" w:hAnsi="Arial" w:cs="Arial"/>
        </w:rPr>
        <w:t>(</w:t>
      </w:r>
      <w:r w:rsidR="58C62A6E" w:rsidRPr="698E0E38">
        <w:rPr>
          <w:rFonts w:ascii="Arial" w:eastAsia="Arial" w:hAnsi="Arial" w:cs="Arial"/>
        </w:rPr>
        <w:t>compared to a normal distribution</w:t>
      </w:r>
      <w:r w:rsidR="09F78D90" w:rsidRPr="698E0E38">
        <w:rPr>
          <w:rFonts w:ascii="Arial" w:eastAsia="Arial" w:hAnsi="Arial" w:cs="Arial"/>
        </w:rPr>
        <w:t>)</w:t>
      </w:r>
      <w:r w:rsidR="58C62A6E" w:rsidRPr="698E0E38">
        <w:rPr>
          <w:rFonts w:ascii="Arial" w:eastAsia="Arial" w:hAnsi="Arial" w:cs="Arial"/>
        </w:rPr>
        <w:t xml:space="preserve">, </w:t>
      </w:r>
      <w:r w:rsidR="3F9BCBC9" w:rsidRPr="698E0E38">
        <w:rPr>
          <w:rFonts w:ascii="Arial" w:eastAsia="Arial" w:hAnsi="Arial" w:cs="Arial"/>
        </w:rPr>
        <w:t>which</w:t>
      </w:r>
      <w:r w:rsidR="58C62A6E" w:rsidRPr="698E0E38">
        <w:rPr>
          <w:rFonts w:ascii="Arial" w:eastAsia="Arial" w:hAnsi="Arial" w:cs="Arial"/>
        </w:rPr>
        <w:t xml:space="preserve"> mean</w:t>
      </w:r>
      <w:r w:rsidR="0C71F090" w:rsidRPr="698E0E38">
        <w:rPr>
          <w:rFonts w:ascii="Arial" w:eastAsia="Arial" w:hAnsi="Arial" w:cs="Arial"/>
        </w:rPr>
        <w:t xml:space="preserve">s </w:t>
      </w:r>
      <w:r w:rsidR="58C62A6E" w:rsidRPr="698E0E38">
        <w:rPr>
          <w:rFonts w:ascii="Arial" w:eastAsia="Arial" w:hAnsi="Arial" w:cs="Arial"/>
        </w:rPr>
        <w:t xml:space="preserve">that extreme values are less likely to occur </w:t>
      </w:r>
      <w:r w:rsidR="312CB4B7" w:rsidRPr="698E0E38">
        <w:rPr>
          <w:rFonts w:ascii="Arial" w:eastAsia="Arial" w:hAnsi="Arial" w:cs="Arial"/>
        </w:rPr>
        <w:t>(</w:t>
      </w:r>
      <w:r w:rsidR="58C62A6E" w:rsidRPr="698E0E38">
        <w:rPr>
          <w:rFonts w:ascii="Arial" w:eastAsia="Arial" w:hAnsi="Arial" w:cs="Arial"/>
        </w:rPr>
        <w:t>less variability in the dataset</w:t>
      </w:r>
      <w:r w:rsidR="715F5018" w:rsidRPr="698E0E38">
        <w:rPr>
          <w:rFonts w:ascii="Arial" w:eastAsia="Arial" w:hAnsi="Arial" w:cs="Arial"/>
        </w:rPr>
        <w:t>)</w:t>
      </w:r>
      <w:r w:rsidR="58C62A6E" w:rsidRPr="698E0E38">
        <w:rPr>
          <w:rFonts w:ascii="Arial" w:eastAsia="Arial" w:hAnsi="Arial" w:cs="Arial"/>
        </w:rPr>
        <w:t>.</w:t>
      </w:r>
    </w:p>
    <w:p w14:paraId="275E7EA8" w14:textId="14D8C809" w:rsidR="15FE12E2" w:rsidRDefault="15FE12E2" w:rsidP="698E0E38">
      <w:pPr>
        <w:spacing w:beforeAutospacing="1" w:afterAutospacing="1" w:line="360" w:lineRule="auto"/>
        <w:ind w:right="567" w:firstLine="567"/>
        <w:jc w:val="both"/>
        <w:rPr>
          <w:rFonts w:ascii="Arial" w:eastAsia="Arial" w:hAnsi="Arial" w:cs="Arial"/>
        </w:rPr>
      </w:pPr>
      <w:r w:rsidRPr="698E0E38">
        <w:rPr>
          <w:rFonts w:ascii="Arial" w:eastAsia="Arial" w:hAnsi="Arial" w:cs="Arial"/>
        </w:rPr>
        <w:t>Right at this point, it is possible to tell that the</w:t>
      </w:r>
      <w:r w:rsidR="10F2A334" w:rsidRPr="698E0E38">
        <w:rPr>
          <w:rFonts w:ascii="Arial" w:eastAsia="Arial" w:hAnsi="Arial" w:cs="Arial"/>
        </w:rPr>
        <w:t xml:space="preserve"> data </w:t>
      </w:r>
      <w:r w:rsidR="69078AD4" w:rsidRPr="698E0E38">
        <w:rPr>
          <w:rFonts w:ascii="Arial" w:eastAsia="Arial" w:hAnsi="Arial" w:cs="Arial"/>
        </w:rPr>
        <w:t xml:space="preserve">was </w:t>
      </w:r>
      <w:r w:rsidR="10F2A334" w:rsidRPr="698E0E38">
        <w:rPr>
          <w:rFonts w:ascii="Arial" w:eastAsia="Arial" w:hAnsi="Arial" w:cs="Arial"/>
        </w:rPr>
        <w:t>high dispersion,</w:t>
      </w:r>
      <w:r w:rsidR="37B41458" w:rsidRPr="698E0E38">
        <w:rPr>
          <w:rFonts w:ascii="Arial" w:eastAsia="Arial" w:hAnsi="Arial" w:cs="Arial"/>
        </w:rPr>
        <w:t xml:space="preserve"> which</w:t>
      </w:r>
      <w:r w:rsidR="10F2A334" w:rsidRPr="698E0E38">
        <w:rPr>
          <w:rFonts w:ascii="Arial" w:eastAsia="Arial" w:hAnsi="Arial" w:cs="Arial"/>
        </w:rPr>
        <w:t xml:space="preserve"> prevent</w:t>
      </w:r>
      <w:r w:rsidR="334CB3CD" w:rsidRPr="698E0E38">
        <w:rPr>
          <w:rFonts w:ascii="Arial" w:eastAsia="Arial" w:hAnsi="Arial" w:cs="Arial"/>
        </w:rPr>
        <w:t xml:space="preserve">s </w:t>
      </w:r>
      <w:r w:rsidR="10F2A334" w:rsidRPr="698E0E38">
        <w:rPr>
          <w:rFonts w:ascii="Arial" w:eastAsia="Arial" w:hAnsi="Arial" w:cs="Arial"/>
        </w:rPr>
        <w:t>the formation of globular clusters</w:t>
      </w:r>
      <w:r w:rsidR="57CF26B8" w:rsidRPr="698E0E38">
        <w:rPr>
          <w:rFonts w:ascii="Arial" w:eastAsia="Arial" w:hAnsi="Arial" w:cs="Arial"/>
        </w:rPr>
        <w:t>; and with n</w:t>
      </w:r>
      <w:r w:rsidR="27AC7006" w:rsidRPr="698E0E38">
        <w:rPr>
          <w:rFonts w:ascii="Arial" w:eastAsia="Arial" w:hAnsi="Arial" w:cs="Arial"/>
        </w:rPr>
        <w:t>o globular clusters</w:t>
      </w:r>
      <w:r w:rsidR="51ECC276" w:rsidRPr="698E0E38">
        <w:rPr>
          <w:rFonts w:ascii="Arial" w:eastAsia="Arial" w:hAnsi="Arial" w:cs="Arial"/>
        </w:rPr>
        <w:t>, we have</w:t>
      </w:r>
      <w:r w:rsidR="27AC7006" w:rsidRPr="698E0E38">
        <w:rPr>
          <w:rFonts w:ascii="Arial" w:eastAsia="Arial" w:hAnsi="Arial" w:cs="Arial"/>
        </w:rPr>
        <w:t xml:space="preserve"> a</w:t>
      </w:r>
      <w:r w:rsidR="1347DD45" w:rsidRPr="698E0E38">
        <w:rPr>
          <w:rFonts w:ascii="Arial" w:eastAsia="Arial" w:hAnsi="Arial" w:cs="Arial"/>
        </w:rPr>
        <w:t xml:space="preserve"> </w:t>
      </w:r>
      <w:r w:rsidR="10F2A334" w:rsidRPr="698E0E38">
        <w:rPr>
          <w:rFonts w:ascii="Arial" w:eastAsia="Arial" w:hAnsi="Arial" w:cs="Arial"/>
        </w:rPr>
        <w:t xml:space="preserve">strong </w:t>
      </w:r>
      <w:r w:rsidR="59D810EA" w:rsidRPr="698E0E38">
        <w:rPr>
          <w:rFonts w:ascii="Arial" w:eastAsia="Arial" w:hAnsi="Arial" w:cs="Arial"/>
        </w:rPr>
        <w:t xml:space="preserve">sign </w:t>
      </w:r>
      <w:r w:rsidR="10F2A334" w:rsidRPr="698E0E38">
        <w:rPr>
          <w:rFonts w:ascii="Arial" w:eastAsia="Arial" w:hAnsi="Arial" w:cs="Arial"/>
        </w:rPr>
        <w:t xml:space="preserve">that </w:t>
      </w:r>
      <w:r w:rsidR="313F350F" w:rsidRPr="698E0E38">
        <w:rPr>
          <w:rFonts w:ascii="Arial" w:eastAsia="Arial" w:hAnsi="Arial" w:cs="Arial"/>
        </w:rPr>
        <w:t xml:space="preserve">the </w:t>
      </w:r>
      <w:r w:rsidR="10F2A334" w:rsidRPr="698E0E38">
        <w:rPr>
          <w:rFonts w:ascii="Arial" w:eastAsia="Arial" w:hAnsi="Arial" w:cs="Arial"/>
        </w:rPr>
        <w:t>K-Means may not be the most suitable algorithm for this dataset.</w:t>
      </w:r>
    </w:p>
    <w:p w14:paraId="2C24C9A4" w14:textId="14D8C809" w:rsidR="34EF95D6" w:rsidRDefault="34EF95D6"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rPr>
        <w:t>Moving to the</w:t>
      </w:r>
      <w:r w:rsidR="42ED9233" w:rsidRPr="698E0E38">
        <w:rPr>
          <w:rFonts w:ascii="Arial" w:eastAsia="Arial" w:hAnsi="Arial" w:cs="Arial"/>
        </w:rPr>
        <w:t xml:space="preserve"> correlation between variables, we used Spearman correlation</w:t>
      </w:r>
      <w:r w:rsidR="1442086F" w:rsidRPr="698E0E38">
        <w:rPr>
          <w:rFonts w:ascii="Arial" w:eastAsia="Arial" w:hAnsi="Arial" w:cs="Arial"/>
        </w:rPr>
        <w:t xml:space="preserve">, which gave us a </w:t>
      </w:r>
      <w:r w:rsidR="42ED9233" w:rsidRPr="698E0E38">
        <w:rPr>
          <w:rFonts w:ascii="Arial" w:eastAsia="Arial" w:hAnsi="Arial" w:cs="Arial"/>
        </w:rPr>
        <w:t xml:space="preserve">positive and strong correlation (above 0.75) between variables, specifically between </w:t>
      </w:r>
      <w:r w:rsidR="4C80573C" w:rsidRPr="698E0E38">
        <w:rPr>
          <w:rFonts w:ascii="Arial" w:eastAsia="Arial" w:hAnsi="Arial" w:cs="Arial"/>
        </w:rPr>
        <w:t xml:space="preserve">e-mail clicks </w:t>
      </w:r>
      <w:r w:rsidR="42ED9233" w:rsidRPr="698E0E38">
        <w:rPr>
          <w:rFonts w:ascii="Arial" w:eastAsia="Arial" w:hAnsi="Arial" w:cs="Arial"/>
        </w:rPr>
        <w:t>and</w:t>
      </w:r>
      <w:r w:rsidR="6DEF18A6" w:rsidRPr="698E0E38">
        <w:rPr>
          <w:rFonts w:ascii="Arial" w:eastAsia="Arial" w:hAnsi="Arial" w:cs="Arial"/>
        </w:rPr>
        <w:t xml:space="preserve"> social media clicks</w:t>
      </w:r>
      <w:r w:rsidR="42ED9233" w:rsidRPr="698E0E38">
        <w:rPr>
          <w:rFonts w:ascii="Arial" w:eastAsia="Arial" w:hAnsi="Arial" w:cs="Arial"/>
        </w:rPr>
        <w:t xml:space="preserve">, and </w:t>
      </w:r>
      <w:r w:rsidR="2BB3706F" w:rsidRPr="698E0E38">
        <w:rPr>
          <w:rFonts w:ascii="Arial" w:eastAsia="Arial" w:hAnsi="Arial" w:cs="Arial"/>
        </w:rPr>
        <w:t xml:space="preserve">also </w:t>
      </w:r>
      <w:r w:rsidR="42ED9233" w:rsidRPr="698E0E38">
        <w:rPr>
          <w:rFonts w:ascii="Arial" w:eastAsia="Arial" w:hAnsi="Arial" w:cs="Arial"/>
        </w:rPr>
        <w:t xml:space="preserve">between </w:t>
      </w:r>
      <w:r w:rsidR="254DC460" w:rsidRPr="698E0E38">
        <w:rPr>
          <w:rFonts w:ascii="Arial" w:eastAsia="Arial" w:hAnsi="Arial" w:cs="Arial"/>
        </w:rPr>
        <w:t xml:space="preserve">social media comments </w:t>
      </w:r>
      <w:r w:rsidR="42ED9233" w:rsidRPr="698E0E38">
        <w:rPr>
          <w:rFonts w:ascii="Arial" w:eastAsia="Arial" w:hAnsi="Arial" w:cs="Arial"/>
        </w:rPr>
        <w:t xml:space="preserve">and </w:t>
      </w:r>
      <w:r w:rsidR="31A2EBA7" w:rsidRPr="698E0E38">
        <w:rPr>
          <w:rFonts w:ascii="Arial" w:eastAsia="Arial" w:hAnsi="Arial" w:cs="Arial"/>
        </w:rPr>
        <w:t>social media shares and social media likes</w:t>
      </w:r>
      <w:r w:rsidR="7D654680" w:rsidRPr="698E0E38">
        <w:rPr>
          <w:rFonts w:ascii="Arial" w:eastAsia="Arial" w:hAnsi="Arial" w:cs="Arial"/>
        </w:rPr>
        <w:t>.</w:t>
      </w:r>
    </w:p>
    <w:p w14:paraId="5EFDBC34" w14:textId="14D8C809" w:rsidR="38E7B7C6" w:rsidRDefault="38E7B7C6" w:rsidP="698E0E38">
      <w:pPr>
        <w:spacing w:beforeAutospacing="1" w:afterAutospacing="1" w:line="360" w:lineRule="auto"/>
        <w:ind w:right="567" w:firstLine="567"/>
        <w:jc w:val="both"/>
        <w:rPr>
          <w:rFonts w:ascii="Arial" w:eastAsia="Arial" w:hAnsi="Arial" w:cs="Arial"/>
          <w:lang w:val="en-US"/>
        </w:rPr>
      </w:pPr>
      <w:r w:rsidRPr="698E0E38">
        <w:rPr>
          <w:rFonts w:ascii="Arial" w:eastAsia="Arial" w:hAnsi="Arial" w:cs="Arial"/>
        </w:rPr>
        <w:t xml:space="preserve">For </w:t>
      </w:r>
      <w:r w:rsidR="469DF2FA" w:rsidRPr="698E0E38">
        <w:rPr>
          <w:rFonts w:ascii="Arial" w:eastAsia="Arial" w:hAnsi="Arial" w:cs="Arial"/>
        </w:rPr>
        <w:t xml:space="preserve">details on </w:t>
      </w:r>
      <w:r w:rsidRPr="698E0E38">
        <w:rPr>
          <w:rFonts w:ascii="Arial" w:eastAsia="Arial" w:hAnsi="Arial" w:cs="Arial"/>
        </w:rPr>
        <w:t>the numerical description of</w:t>
      </w:r>
      <w:r w:rsidR="43555DEC" w:rsidRPr="698E0E38">
        <w:rPr>
          <w:rFonts w:ascii="Arial" w:eastAsia="Arial" w:hAnsi="Arial" w:cs="Arial"/>
        </w:rPr>
        <w:t xml:space="preserve"> </w:t>
      </w:r>
      <w:r w:rsidRPr="698E0E38">
        <w:rPr>
          <w:rFonts w:ascii="Arial" w:eastAsia="Arial" w:hAnsi="Arial" w:cs="Arial"/>
        </w:rPr>
        <w:t>variables, please refer to Table 1</w:t>
      </w:r>
      <w:r w:rsidR="32396039" w:rsidRPr="698E0E38">
        <w:rPr>
          <w:rFonts w:ascii="Arial" w:eastAsia="Arial" w:hAnsi="Arial" w:cs="Arial"/>
        </w:rPr>
        <w:t xml:space="preserve"> on </w:t>
      </w:r>
      <w:r w:rsidR="31023416" w:rsidRPr="698E0E38">
        <w:rPr>
          <w:rFonts w:ascii="Arial" w:eastAsia="Arial" w:hAnsi="Arial" w:cs="Arial"/>
        </w:rPr>
        <w:t>Appendices</w:t>
      </w:r>
      <w:r w:rsidR="32396039" w:rsidRPr="698E0E38">
        <w:rPr>
          <w:rFonts w:ascii="Arial" w:eastAsia="Arial" w:hAnsi="Arial" w:cs="Arial"/>
        </w:rPr>
        <w:t>.</w:t>
      </w:r>
    </w:p>
    <w:p w14:paraId="23DBECAB" w14:textId="3688C37A" w:rsidR="3112A7AF" w:rsidRDefault="3112A7AF" w:rsidP="698E0E38">
      <w:pPr>
        <w:spacing w:beforeAutospacing="1" w:afterAutospacing="1" w:line="360" w:lineRule="auto"/>
        <w:ind w:right="567"/>
        <w:jc w:val="both"/>
        <w:rPr>
          <w:rFonts w:ascii="Arial" w:eastAsia="Arial" w:hAnsi="Arial" w:cs="Arial"/>
          <w:b/>
          <w:bCs/>
        </w:rPr>
      </w:pPr>
    </w:p>
    <w:p w14:paraId="3E44FA1E" w14:textId="14D8C809" w:rsidR="68852F84" w:rsidRDefault="68852F84" w:rsidP="698E0E38">
      <w:pPr>
        <w:pStyle w:val="Heading2"/>
        <w:spacing w:line="360" w:lineRule="auto"/>
        <w:jc w:val="both"/>
      </w:pPr>
      <w:bookmarkStart w:id="4" w:name="_Toc820327339"/>
      <w:r w:rsidRPr="698E0E38">
        <w:t xml:space="preserve">1.2. </w:t>
      </w:r>
      <w:r w:rsidR="55001630" w:rsidRPr="698E0E38">
        <w:t>Products</w:t>
      </w:r>
      <w:bookmarkEnd w:id="4"/>
    </w:p>
    <w:p w14:paraId="4577DE01" w14:textId="324D7987" w:rsidR="40226726" w:rsidRDefault="40226726" w:rsidP="698E0E38">
      <w:pPr>
        <w:spacing w:beforeAutospacing="1" w:afterAutospacing="1" w:line="360" w:lineRule="auto"/>
        <w:ind w:right="567" w:firstLine="540"/>
        <w:jc w:val="both"/>
        <w:rPr>
          <w:rFonts w:ascii="Arial" w:eastAsia="Arial" w:hAnsi="Arial" w:cs="Arial"/>
          <w:lang w:val="pt-PT"/>
        </w:rPr>
      </w:pPr>
    </w:p>
    <w:p w14:paraId="2FB53CBB" w14:textId="007E652D" w:rsidR="58A6335E" w:rsidRDefault="58A6335E" w:rsidP="698E0E38">
      <w:pPr>
        <w:spacing w:beforeAutospacing="1" w:afterAutospacing="1" w:line="360" w:lineRule="auto"/>
        <w:ind w:right="567" w:firstLine="540"/>
        <w:jc w:val="both"/>
        <w:rPr>
          <w:rFonts w:ascii="Arial" w:eastAsia="Arial" w:hAnsi="Arial" w:cs="Arial"/>
          <w:lang w:val="en-US"/>
        </w:rPr>
      </w:pPr>
      <w:r w:rsidRPr="698E0E38">
        <w:rPr>
          <w:rFonts w:ascii="Arial" w:eastAsia="Arial" w:hAnsi="Arial" w:cs="Arial"/>
          <w:lang w:val="en-US"/>
        </w:rPr>
        <w:t xml:space="preserve">Similar to what we did with the digital contact dataset, we started </w:t>
      </w:r>
      <w:r w:rsidR="62181415" w:rsidRPr="698E0E38">
        <w:rPr>
          <w:rFonts w:ascii="Arial" w:eastAsia="Arial" w:hAnsi="Arial" w:cs="Arial"/>
          <w:lang w:val="en-US"/>
        </w:rPr>
        <w:t>with</w:t>
      </w:r>
      <w:r w:rsidRPr="698E0E38">
        <w:rPr>
          <w:rFonts w:ascii="Arial" w:eastAsia="Arial" w:hAnsi="Arial" w:cs="Arial"/>
          <w:lang w:val="en-US"/>
        </w:rPr>
        <w:t xml:space="preserve"> </w:t>
      </w:r>
      <w:r w:rsidR="5E760658" w:rsidRPr="698E0E38">
        <w:rPr>
          <w:rFonts w:ascii="Arial" w:eastAsia="Arial" w:hAnsi="Arial" w:cs="Arial"/>
          <w:lang w:val="en-US"/>
        </w:rPr>
        <w:t xml:space="preserve">a simple analysis of the products dataset. </w:t>
      </w:r>
      <w:r w:rsidR="530DDE81" w:rsidRPr="698E0E38">
        <w:rPr>
          <w:rFonts w:ascii="Arial" w:eastAsia="Arial" w:hAnsi="Arial" w:cs="Arial"/>
          <w:lang w:val="en-US"/>
        </w:rPr>
        <w:t>W</w:t>
      </w:r>
      <w:r w:rsidR="5E760658" w:rsidRPr="698E0E38">
        <w:rPr>
          <w:rFonts w:ascii="Arial" w:eastAsia="Arial" w:hAnsi="Arial" w:cs="Arial"/>
          <w:lang w:val="en-US"/>
        </w:rPr>
        <w:t xml:space="preserve">e found </w:t>
      </w:r>
      <w:r w:rsidR="70299BBA" w:rsidRPr="698E0E38">
        <w:rPr>
          <w:rFonts w:ascii="Arial" w:eastAsia="Arial" w:hAnsi="Arial" w:cs="Arial"/>
          <w:lang w:val="en-US"/>
        </w:rPr>
        <w:t xml:space="preserve">that the customer ID </w:t>
      </w:r>
      <w:r w:rsidR="35ACE0D6" w:rsidRPr="698E0E38">
        <w:rPr>
          <w:rFonts w:ascii="Arial" w:eastAsia="Arial" w:hAnsi="Arial" w:cs="Arial"/>
          <w:lang w:val="en-US"/>
        </w:rPr>
        <w:t xml:space="preserve">was unique for all 4.000 entries on the </w:t>
      </w:r>
      <w:r w:rsidR="2C84A9DF" w:rsidRPr="698E0E38">
        <w:rPr>
          <w:rFonts w:ascii="Arial" w:eastAsia="Arial" w:hAnsi="Arial" w:cs="Arial"/>
          <w:lang w:val="en-US"/>
        </w:rPr>
        <w:t>data set</w:t>
      </w:r>
      <w:r w:rsidR="492D4CD1" w:rsidRPr="698E0E38">
        <w:rPr>
          <w:rFonts w:ascii="Arial" w:eastAsia="Arial" w:hAnsi="Arial" w:cs="Arial"/>
          <w:lang w:val="en-US"/>
        </w:rPr>
        <w:t xml:space="preserve"> and decided it</w:t>
      </w:r>
      <w:r w:rsidR="20471A2F" w:rsidRPr="698E0E38">
        <w:rPr>
          <w:rFonts w:ascii="Arial" w:eastAsia="Arial" w:hAnsi="Arial" w:cs="Arial"/>
          <w:lang w:val="en-US"/>
        </w:rPr>
        <w:t xml:space="preserve"> would be our index (plus removing a variable that does not contribute to characterize clusters).</w:t>
      </w:r>
    </w:p>
    <w:p w14:paraId="604A6562" w14:textId="6B51A2E9" w:rsidR="782DE78A" w:rsidRDefault="3E0DAFA9" w:rsidP="698E0E38">
      <w:pPr>
        <w:spacing w:beforeAutospacing="1" w:afterAutospacing="1" w:line="360" w:lineRule="auto"/>
        <w:ind w:right="567" w:firstLine="540"/>
        <w:jc w:val="both"/>
        <w:rPr>
          <w:rFonts w:ascii="Arial" w:eastAsia="Arial" w:hAnsi="Arial" w:cs="Arial"/>
          <w:lang w:val="en-US"/>
        </w:rPr>
      </w:pPr>
      <w:r w:rsidRPr="698E0E38">
        <w:rPr>
          <w:rFonts w:ascii="Arial" w:eastAsia="Arial" w:hAnsi="Arial" w:cs="Arial"/>
          <w:lang w:val="en-US"/>
        </w:rPr>
        <w:t>W</w:t>
      </w:r>
      <w:r w:rsidR="2FBC437A" w:rsidRPr="698E0E38">
        <w:rPr>
          <w:rFonts w:ascii="Arial" w:eastAsia="Arial" w:hAnsi="Arial" w:cs="Arial"/>
          <w:lang w:val="en-US"/>
        </w:rPr>
        <w:t xml:space="preserve">e </w:t>
      </w:r>
      <w:r w:rsidR="329667B4" w:rsidRPr="698E0E38">
        <w:rPr>
          <w:rFonts w:ascii="Arial" w:eastAsia="Arial" w:hAnsi="Arial" w:cs="Arial"/>
          <w:lang w:val="en-US"/>
        </w:rPr>
        <w:t>detected</w:t>
      </w:r>
      <w:r w:rsidR="6E6128AB" w:rsidRPr="698E0E38">
        <w:rPr>
          <w:rFonts w:ascii="Arial" w:eastAsia="Arial" w:hAnsi="Arial" w:cs="Arial"/>
          <w:lang w:val="en-US"/>
        </w:rPr>
        <w:t xml:space="preserve"> several </w:t>
      </w:r>
      <w:r w:rsidR="2FBC437A" w:rsidRPr="698E0E38">
        <w:rPr>
          <w:rFonts w:ascii="Arial" w:eastAsia="Arial" w:hAnsi="Arial" w:cs="Arial"/>
          <w:lang w:val="en-US"/>
        </w:rPr>
        <w:t xml:space="preserve">duplicates </w:t>
      </w:r>
      <w:r w:rsidR="44A5085D" w:rsidRPr="698E0E38">
        <w:rPr>
          <w:rFonts w:ascii="Arial" w:eastAsia="Arial" w:hAnsi="Arial" w:cs="Arial"/>
          <w:lang w:val="en-US"/>
        </w:rPr>
        <w:t xml:space="preserve">on the </w:t>
      </w:r>
      <w:r w:rsidR="4870302B" w:rsidRPr="698E0E38">
        <w:rPr>
          <w:rFonts w:ascii="Arial" w:eastAsia="Arial" w:hAnsi="Arial" w:cs="Arial"/>
          <w:lang w:val="en-US"/>
        </w:rPr>
        <w:t>data set</w:t>
      </w:r>
      <w:r w:rsidR="0F92E835" w:rsidRPr="698E0E38">
        <w:rPr>
          <w:rFonts w:ascii="Arial" w:eastAsia="Arial" w:hAnsi="Arial" w:cs="Arial"/>
          <w:lang w:val="en-US"/>
        </w:rPr>
        <w:t>.</w:t>
      </w:r>
      <w:r w:rsidR="44A5085D" w:rsidRPr="698E0E38">
        <w:rPr>
          <w:rFonts w:ascii="Arial" w:eastAsia="Arial" w:hAnsi="Arial" w:cs="Arial"/>
          <w:lang w:val="en-US"/>
        </w:rPr>
        <w:t xml:space="preserve"> </w:t>
      </w:r>
      <w:r w:rsidR="09466566" w:rsidRPr="698E0E38">
        <w:rPr>
          <w:rFonts w:ascii="Arial" w:eastAsia="Arial" w:hAnsi="Arial" w:cs="Arial"/>
          <w:lang w:val="en-US"/>
        </w:rPr>
        <w:t>T</w:t>
      </w:r>
      <w:r w:rsidR="44A5085D" w:rsidRPr="698E0E38">
        <w:rPr>
          <w:rFonts w:ascii="Arial" w:eastAsia="Arial" w:hAnsi="Arial" w:cs="Arial"/>
          <w:lang w:val="en-US"/>
        </w:rPr>
        <w:t xml:space="preserve">hese duplicates </w:t>
      </w:r>
      <w:r w:rsidR="2D99C674" w:rsidRPr="698E0E38">
        <w:rPr>
          <w:rFonts w:ascii="Arial" w:eastAsia="Arial" w:hAnsi="Arial" w:cs="Arial"/>
          <w:lang w:val="en-US"/>
        </w:rPr>
        <w:t>w</w:t>
      </w:r>
      <w:r w:rsidR="0DC51D11" w:rsidRPr="698E0E38">
        <w:rPr>
          <w:rFonts w:ascii="Arial" w:eastAsia="Arial" w:hAnsi="Arial" w:cs="Arial"/>
          <w:lang w:val="en-US"/>
        </w:rPr>
        <w:t>ere</w:t>
      </w:r>
      <w:r w:rsidR="2D99C674" w:rsidRPr="698E0E38">
        <w:rPr>
          <w:rFonts w:ascii="Arial" w:eastAsia="Arial" w:hAnsi="Arial" w:cs="Arial"/>
          <w:lang w:val="en-US"/>
        </w:rPr>
        <w:t xml:space="preserve"> equal in all variables except customer ID</w:t>
      </w:r>
      <w:r w:rsidR="1ADAAEF5" w:rsidRPr="698E0E38">
        <w:rPr>
          <w:rFonts w:ascii="Arial" w:eastAsia="Arial" w:hAnsi="Arial" w:cs="Arial"/>
          <w:lang w:val="en-US"/>
        </w:rPr>
        <w:t xml:space="preserve">: </w:t>
      </w:r>
      <w:r w:rsidR="2D99C674" w:rsidRPr="698E0E38">
        <w:rPr>
          <w:rFonts w:ascii="Arial" w:eastAsia="Arial" w:hAnsi="Arial" w:cs="Arial"/>
          <w:lang w:val="en-US"/>
        </w:rPr>
        <w:t xml:space="preserve">meaning </w:t>
      </w:r>
      <w:r w:rsidR="2D8A3FFF" w:rsidRPr="698E0E38">
        <w:rPr>
          <w:rFonts w:ascii="Arial" w:eastAsia="Arial" w:hAnsi="Arial" w:cs="Arial"/>
          <w:lang w:val="en-US"/>
        </w:rPr>
        <w:t xml:space="preserve">the </w:t>
      </w:r>
      <w:r w:rsidR="2D99C674" w:rsidRPr="698E0E38">
        <w:rPr>
          <w:rFonts w:ascii="Arial" w:eastAsia="Arial" w:hAnsi="Arial" w:cs="Arial"/>
          <w:lang w:val="en-US"/>
        </w:rPr>
        <w:t xml:space="preserve">same amount of money spent </w:t>
      </w:r>
      <w:r w:rsidR="503D9393" w:rsidRPr="698E0E38">
        <w:rPr>
          <w:rFonts w:ascii="Arial" w:eastAsia="Arial" w:hAnsi="Arial" w:cs="Arial"/>
          <w:lang w:val="en-US"/>
        </w:rPr>
        <w:t xml:space="preserve">on each category of products and same last purchase date, but </w:t>
      </w:r>
      <w:r w:rsidR="4B664287" w:rsidRPr="698E0E38">
        <w:rPr>
          <w:rFonts w:ascii="Arial" w:eastAsia="Arial" w:hAnsi="Arial" w:cs="Arial"/>
          <w:lang w:val="en-US"/>
        </w:rPr>
        <w:t>different customer ID.</w:t>
      </w:r>
      <w:r w:rsidR="50CF0846" w:rsidRPr="698E0E38">
        <w:rPr>
          <w:rFonts w:ascii="Arial" w:eastAsia="Arial" w:hAnsi="Arial" w:cs="Arial"/>
          <w:lang w:val="en-US"/>
        </w:rPr>
        <w:t xml:space="preserve"> We discussed whether or not to eliminate the total of duplicates found (510)</w:t>
      </w:r>
      <w:r w:rsidR="15C23B52" w:rsidRPr="698E0E38">
        <w:rPr>
          <w:rFonts w:ascii="Arial" w:eastAsia="Arial" w:hAnsi="Arial" w:cs="Arial"/>
          <w:lang w:val="en-US"/>
        </w:rPr>
        <w:t xml:space="preserve">; at the end, we agreed that dropping </w:t>
      </w:r>
      <w:r w:rsidR="5FE62A8A" w:rsidRPr="698E0E38">
        <w:rPr>
          <w:rFonts w:ascii="Arial" w:eastAsia="Arial" w:hAnsi="Arial" w:cs="Arial"/>
          <w:lang w:val="en-US"/>
        </w:rPr>
        <w:t xml:space="preserve">13% of our </w:t>
      </w:r>
      <w:r w:rsidR="5CABC2CB" w:rsidRPr="698E0E38">
        <w:rPr>
          <w:rFonts w:ascii="Arial" w:eastAsia="Arial" w:hAnsi="Arial" w:cs="Arial"/>
          <w:lang w:val="en-US"/>
        </w:rPr>
        <w:t>total number of entries</w:t>
      </w:r>
      <w:r w:rsidR="7514ADEA" w:rsidRPr="698E0E38">
        <w:rPr>
          <w:rFonts w:ascii="Arial" w:eastAsia="Arial" w:hAnsi="Arial" w:cs="Arial"/>
          <w:lang w:val="en-US"/>
        </w:rPr>
        <w:t xml:space="preserve"> having distinct customer </w:t>
      </w:r>
      <w:r w:rsidR="058856D7" w:rsidRPr="698E0E38">
        <w:rPr>
          <w:rFonts w:ascii="Arial" w:eastAsia="Arial" w:hAnsi="Arial" w:cs="Arial"/>
          <w:lang w:val="en-US"/>
        </w:rPr>
        <w:t>IDs</w:t>
      </w:r>
      <w:r w:rsidR="7514ADEA" w:rsidRPr="698E0E38">
        <w:rPr>
          <w:rFonts w:ascii="Arial" w:eastAsia="Arial" w:hAnsi="Arial" w:cs="Arial"/>
          <w:lang w:val="en-US"/>
        </w:rPr>
        <w:t xml:space="preserve"> would not be reasonable.</w:t>
      </w:r>
      <w:r w:rsidR="6CF915CF" w:rsidRPr="698E0E38">
        <w:rPr>
          <w:rFonts w:ascii="Arial" w:eastAsia="Arial" w:hAnsi="Arial" w:cs="Arial"/>
          <w:lang w:val="en-US"/>
        </w:rPr>
        <w:t xml:space="preserve"> Besides,</w:t>
      </w:r>
      <w:r w:rsidR="3C8ED8F0" w:rsidRPr="698E0E38">
        <w:rPr>
          <w:rFonts w:ascii="Arial" w:eastAsia="Arial" w:hAnsi="Arial" w:cs="Arial"/>
          <w:lang w:val="en-US"/>
        </w:rPr>
        <w:t xml:space="preserve"> the data quality assurance department mentioned that data is reliab</w:t>
      </w:r>
      <w:r w:rsidR="3D03154A" w:rsidRPr="698E0E38">
        <w:rPr>
          <w:rFonts w:ascii="Arial" w:eastAsia="Arial" w:hAnsi="Arial" w:cs="Arial"/>
          <w:lang w:val="en-US"/>
        </w:rPr>
        <w:t>le since it comes directly from the core system.</w:t>
      </w:r>
      <w:r w:rsidR="60DCD156" w:rsidRPr="698E0E38">
        <w:rPr>
          <w:rFonts w:ascii="Arial" w:eastAsia="Arial" w:hAnsi="Arial" w:cs="Arial"/>
          <w:lang w:val="en-US"/>
        </w:rPr>
        <w:t xml:space="preserve"> One of the possible explanations for the duplications </w:t>
      </w:r>
      <w:r w:rsidR="3255CC24" w:rsidRPr="698E0E38">
        <w:rPr>
          <w:rFonts w:ascii="Arial" w:eastAsia="Arial" w:hAnsi="Arial" w:cs="Arial"/>
          <w:lang w:val="en-US"/>
        </w:rPr>
        <w:t>could be a</w:t>
      </w:r>
      <w:r w:rsidR="33E64949" w:rsidRPr="698E0E38">
        <w:rPr>
          <w:rFonts w:ascii="Arial" w:eastAsia="Arial" w:hAnsi="Arial" w:cs="Arial"/>
          <w:lang w:val="en-US"/>
        </w:rPr>
        <w:t xml:space="preserve"> promotional campaign, for instance.</w:t>
      </w:r>
      <w:r w:rsidR="48CFEBEB" w:rsidRPr="698E0E38">
        <w:rPr>
          <w:rFonts w:ascii="Arial" w:eastAsia="Arial" w:hAnsi="Arial" w:cs="Arial"/>
          <w:lang w:val="en-US"/>
        </w:rPr>
        <w:t xml:space="preserve"> </w:t>
      </w:r>
      <w:r w:rsidR="171E905A" w:rsidRPr="698E0E38">
        <w:rPr>
          <w:rFonts w:ascii="Arial" w:eastAsia="Arial" w:hAnsi="Arial" w:cs="Arial"/>
        </w:rPr>
        <w:t xml:space="preserve">Since we turned customer ID into </w:t>
      </w:r>
      <w:r w:rsidR="4CA6A98A" w:rsidRPr="698E0E38">
        <w:rPr>
          <w:rFonts w:ascii="Arial" w:eastAsia="Arial" w:hAnsi="Arial" w:cs="Arial"/>
        </w:rPr>
        <w:t xml:space="preserve">an </w:t>
      </w:r>
      <w:r w:rsidR="171E905A" w:rsidRPr="698E0E38">
        <w:rPr>
          <w:rFonts w:ascii="Arial" w:eastAsia="Arial" w:hAnsi="Arial" w:cs="Arial"/>
        </w:rPr>
        <w:t xml:space="preserve">index, we were left with </w:t>
      </w:r>
      <w:r w:rsidR="63415E70" w:rsidRPr="698E0E38">
        <w:rPr>
          <w:rFonts w:ascii="Arial" w:eastAsia="Arial" w:hAnsi="Arial" w:cs="Arial"/>
        </w:rPr>
        <w:t>six</w:t>
      </w:r>
      <w:r w:rsidR="171E905A" w:rsidRPr="698E0E38">
        <w:rPr>
          <w:rFonts w:ascii="Arial" w:eastAsia="Arial" w:hAnsi="Arial" w:cs="Arial"/>
        </w:rPr>
        <w:t xml:space="preserve"> variables. </w:t>
      </w:r>
      <w:r>
        <w:tab/>
      </w:r>
      <w:r w:rsidR="782DE78A" w:rsidRPr="698E0E38">
        <w:rPr>
          <w:rFonts w:ascii="Arial" w:eastAsia="Arial" w:hAnsi="Arial" w:cs="Arial"/>
          <w:lang w:val="en-US"/>
        </w:rPr>
        <w:t xml:space="preserve">Despite the variables appearing to be normally distributed </w:t>
      </w:r>
      <w:r w:rsidR="3F01595E" w:rsidRPr="698E0E38">
        <w:rPr>
          <w:rFonts w:ascii="Arial" w:eastAsia="Arial" w:hAnsi="Arial" w:cs="Arial"/>
          <w:lang w:val="en-US"/>
        </w:rPr>
        <w:t>(</w:t>
      </w:r>
      <w:r w:rsidR="782DE78A" w:rsidRPr="698E0E38">
        <w:rPr>
          <w:rFonts w:ascii="Arial" w:eastAsia="Arial" w:hAnsi="Arial" w:cs="Arial"/>
          <w:lang w:val="en-US"/>
        </w:rPr>
        <w:t>based on</w:t>
      </w:r>
      <w:r w:rsidR="6EBF940E" w:rsidRPr="698E0E38">
        <w:rPr>
          <w:rFonts w:ascii="Arial" w:eastAsia="Arial" w:hAnsi="Arial" w:cs="Arial"/>
          <w:lang w:val="en-US"/>
        </w:rPr>
        <w:t xml:space="preserve"> having </w:t>
      </w:r>
      <w:r w:rsidR="2FD8084C" w:rsidRPr="698E0E38">
        <w:rPr>
          <w:rFonts w:ascii="Arial" w:eastAsia="Arial" w:hAnsi="Arial" w:cs="Arial"/>
          <w:lang w:val="en-US"/>
        </w:rPr>
        <w:t xml:space="preserve">a </w:t>
      </w:r>
      <w:r w:rsidR="782DE78A" w:rsidRPr="698E0E38">
        <w:rPr>
          <w:rFonts w:ascii="Arial" w:eastAsia="Arial" w:hAnsi="Arial" w:cs="Arial"/>
          <w:lang w:val="en-US"/>
        </w:rPr>
        <w:t>similar</w:t>
      </w:r>
      <w:r w:rsidR="4934D1E4" w:rsidRPr="698E0E38">
        <w:rPr>
          <w:rFonts w:ascii="Arial" w:eastAsia="Arial" w:hAnsi="Arial" w:cs="Arial"/>
          <w:lang w:val="en-US"/>
        </w:rPr>
        <w:t xml:space="preserve"> </w:t>
      </w:r>
      <w:r w:rsidR="782DE78A" w:rsidRPr="698E0E38">
        <w:rPr>
          <w:rFonts w:ascii="Arial" w:eastAsia="Arial" w:hAnsi="Arial" w:cs="Arial"/>
          <w:lang w:val="en-US"/>
        </w:rPr>
        <w:t>mean and median</w:t>
      </w:r>
      <w:r w:rsidR="3C8918C2" w:rsidRPr="698E0E38">
        <w:rPr>
          <w:rFonts w:ascii="Arial" w:eastAsia="Arial" w:hAnsi="Arial" w:cs="Arial"/>
          <w:lang w:val="en-US"/>
        </w:rPr>
        <w:t>)</w:t>
      </w:r>
      <w:r w:rsidR="782DE78A" w:rsidRPr="698E0E38">
        <w:rPr>
          <w:rFonts w:ascii="Arial" w:eastAsia="Arial" w:hAnsi="Arial" w:cs="Arial"/>
          <w:lang w:val="en-US"/>
        </w:rPr>
        <w:t xml:space="preserve">, skewness values reveal </w:t>
      </w:r>
      <w:r w:rsidR="0E5A708A" w:rsidRPr="698E0E38">
        <w:rPr>
          <w:rFonts w:ascii="Arial" w:eastAsia="Arial" w:hAnsi="Arial" w:cs="Arial"/>
          <w:lang w:val="en-US"/>
        </w:rPr>
        <w:t xml:space="preserve">that </w:t>
      </w:r>
      <w:r w:rsidR="52E1B9FD" w:rsidRPr="698E0E38">
        <w:rPr>
          <w:rFonts w:ascii="Arial" w:eastAsia="Arial" w:hAnsi="Arial" w:cs="Arial"/>
          <w:lang w:val="en-US"/>
        </w:rPr>
        <w:t xml:space="preserve">the </w:t>
      </w:r>
      <w:r w:rsidR="6AC01FAF" w:rsidRPr="698E0E38">
        <w:rPr>
          <w:rFonts w:ascii="Arial" w:eastAsia="Arial" w:hAnsi="Arial" w:cs="Arial"/>
          <w:lang w:val="en-US"/>
        </w:rPr>
        <w:t>H</w:t>
      </w:r>
      <w:r w:rsidR="782DE78A" w:rsidRPr="698E0E38">
        <w:rPr>
          <w:rFonts w:ascii="Arial" w:eastAsia="Arial" w:hAnsi="Arial" w:cs="Arial"/>
          <w:lang w:val="en-US"/>
        </w:rPr>
        <w:t xml:space="preserve">iking and </w:t>
      </w:r>
      <w:r w:rsidR="1B0EA679" w:rsidRPr="698E0E38">
        <w:rPr>
          <w:rFonts w:ascii="Arial" w:eastAsia="Arial" w:hAnsi="Arial" w:cs="Arial"/>
          <w:lang w:val="en-US"/>
        </w:rPr>
        <w:t>R</w:t>
      </w:r>
      <w:r w:rsidR="782DE78A" w:rsidRPr="698E0E38">
        <w:rPr>
          <w:rFonts w:ascii="Arial" w:eastAsia="Arial" w:hAnsi="Arial" w:cs="Arial"/>
          <w:lang w:val="en-US"/>
        </w:rPr>
        <w:t xml:space="preserve">unning category has a high positive skewness of 4.7, indicating a right-tail elongation in the distribution of data points. </w:t>
      </w:r>
      <w:r w:rsidR="1E53CBF7" w:rsidRPr="698E0E38">
        <w:rPr>
          <w:rFonts w:ascii="Arial" w:eastAsia="Arial" w:hAnsi="Arial" w:cs="Arial"/>
          <w:lang w:val="en-US"/>
        </w:rPr>
        <w:t>Not far behind</w:t>
      </w:r>
      <w:r w:rsidR="782DE78A" w:rsidRPr="698E0E38">
        <w:rPr>
          <w:rFonts w:ascii="Arial" w:eastAsia="Arial" w:hAnsi="Arial" w:cs="Arial"/>
          <w:lang w:val="en-US"/>
        </w:rPr>
        <w:t>, the total products variable displays a positive skewness of 1.8, indicating a tendency towards higher values.</w:t>
      </w:r>
    </w:p>
    <w:p w14:paraId="1B03D9B5" w14:textId="0D044D0C" w:rsidR="5F94F6C8" w:rsidRDefault="5F94F6C8" w:rsidP="698E0E38">
      <w:pPr>
        <w:spacing w:beforeAutospacing="1" w:afterAutospacing="1" w:line="360" w:lineRule="auto"/>
        <w:ind w:right="567" w:firstLine="540"/>
        <w:jc w:val="both"/>
        <w:rPr>
          <w:rFonts w:ascii="Arial" w:eastAsia="Arial" w:hAnsi="Arial" w:cs="Arial"/>
        </w:rPr>
      </w:pPr>
      <w:r w:rsidRPr="698E0E38">
        <w:rPr>
          <w:rFonts w:ascii="Arial" w:eastAsia="Arial" w:hAnsi="Arial" w:cs="Arial"/>
        </w:rPr>
        <w:t xml:space="preserve">About </w:t>
      </w:r>
      <w:r w:rsidR="206FFD67" w:rsidRPr="698E0E38">
        <w:rPr>
          <w:rFonts w:ascii="Arial" w:eastAsia="Arial" w:hAnsi="Arial" w:cs="Arial"/>
        </w:rPr>
        <w:t xml:space="preserve">kurtosis, </w:t>
      </w:r>
      <w:r w:rsidR="7147CD1C" w:rsidRPr="698E0E38">
        <w:rPr>
          <w:rFonts w:ascii="Arial" w:eastAsia="Arial" w:hAnsi="Arial" w:cs="Arial"/>
        </w:rPr>
        <w:t>we</w:t>
      </w:r>
      <w:r w:rsidR="76CDD2EA" w:rsidRPr="698E0E38">
        <w:rPr>
          <w:rFonts w:ascii="Arial" w:eastAsia="Arial" w:hAnsi="Arial" w:cs="Arial"/>
        </w:rPr>
        <w:t xml:space="preserve"> had four variables with higher than 3 values: </w:t>
      </w:r>
      <w:r w:rsidR="038F2B1A" w:rsidRPr="698E0E38">
        <w:rPr>
          <w:rFonts w:ascii="Arial" w:eastAsia="Arial" w:hAnsi="Arial" w:cs="Arial"/>
        </w:rPr>
        <w:t>H</w:t>
      </w:r>
      <w:r w:rsidR="76CDD2EA" w:rsidRPr="698E0E38">
        <w:rPr>
          <w:rFonts w:ascii="Arial" w:eastAsia="Arial" w:hAnsi="Arial" w:cs="Arial"/>
        </w:rPr>
        <w:t>iking and</w:t>
      </w:r>
      <w:r w:rsidR="5C5A8F09" w:rsidRPr="698E0E38">
        <w:rPr>
          <w:rFonts w:ascii="Arial" w:eastAsia="Arial" w:hAnsi="Arial" w:cs="Arial"/>
        </w:rPr>
        <w:t xml:space="preserve"> </w:t>
      </w:r>
      <w:r w:rsidR="244EF3B2" w:rsidRPr="698E0E38">
        <w:rPr>
          <w:rFonts w:ascii="Arial" w:eastAsia="Arial" w:hAnsi="Arial" w:cs="Arial"/>
        </w:rPr>
        <w:t>R</w:t>
      </w:r>
      <w:r w:rsidR="5C5A8F09" w:rsidRPr="698E0E38">
        <w:rPr>
          <w:rFonts w:ascii="Arial" w:eastAsia="Arial" w:hAnsi="Arial" w:cs="Arial"/>
        </w:rPr>
        <w:t xml:space="preserve">unning (37.8), </w:t>
      </w:r>
      <w:r w:rsidR="33432CB6" w:rsidRPr="698E0E38">
        <w:rPr>
          <w:rFonts w:ascii="Arial" w:eastAsia="Arial" w:hAnsi="Arial" w:cs="Arial"/>
        </w:rPr>
        <w:t>T</w:t>
      </w:r>
      <w:r w:rsidR="5C5A8F09" w:rsidRPr="698E0E38">
        <w:rPr>
          <w:rFonts w:ascii="Arial" w:eastAsia="Arial" w:hAnsi="Arial" w:cs="Arial"/>
        </w:rPr>
        <w:t xml:space="preserve">eam </w:t>
      </w:r>
      <w:r w:rsidR="0510536E" w:rsidRPr="698E0E38">
        <w:rPr>
          <w:rFonts w:ascii="Arial" w:eastAsia="Arial" w:hAnsi="Arial" w:cs="Arial"/>
        </w:rPr>
        <w:t>G</w:t>
      </w:r>
      <w:r w:rsidR="5C5A8F09" w:rsidRPr="698E0E38">
        <w:rPr>
          <w:rFonts w:ascii="Arial" w:eastAsia="Arial" w:hAnsi="Arial" w:cs="Arial"/>
        </w:rPr>
        <w:t xml:space="preserve">ames (10.6), </w:t>
      </w:r>
      <w:r w:rsidR="786ACB4E" w:rsidRPr="698E0E38">
        <w:rPr>
          <w:rFonts w:ascii="Arial" w:eastAsia="Arial" w:hAnsi="Arial" w:cs="Arial"/>
        </w:rPr>
        <w:t>T</w:t>
      </w:r>
      <w:r w:rsidR="5C5A8F09" w:rsidRPr="698E0E38">
        <w:rPr>
          <w:rFonts w:ascii="Arial" w:eastAsia="Arial" w:hAnsi="Arial" w:cs="Arial"/>
        </w:rPr>
        <w:t xml:space="preserve">otal </w:t>
      </w:r>
      <w:r w:rsidR="0B01C49A" w:rsidRPr="698E0E38">
        <w:rPr>
          <w:rFonts w:ascii="Arial" w:eastAsia="Arial" w:hAnsi="Arial" w:cs="Arial"/>
        </w:rPr>
        <w:t>P</w:t>
      </w:r>
      <w:r w:rsidR="5C5A8F09" w:rsidRPr="698E0E38">
        <w:rPr>
          <w:rFonts w:ascii="Arial" w:eastAsia="Arial" w:hAnsi="Arial" w:cs="Arial"/>
        </w:rPr>
        <w:t xml:space="preserve">roducts (9.2) and </w:t>
      </w:r>
      <w:r w:rsidR="44AF008A" w:rsidRPr="698E0E38">
        <w:rPr>
          <w:rFonts w:ascii="Arial" w:eastAsia="Arial" w:hAnsi="Arial" w:cs="Arial"/>
        </w:rPr>
        <w:t>T</w:t>
      </w:r>
      <w:r w:rsidR="5C5A8F09" w:rsidRPr="698E0E38">
        <w:rPr>
          <w:rFonts w:ascii="Arial" w:eastAsia="Arial" w:hAnsi="Arial" w:cs="Arial"/>
        </w:rPr>
        <w:t xml:space="preserve">otal </w:t>
      </w:r>
      <w:r w:rsidR="2A110BCE" w:rsidRPr="698E0E38">
        <w:rPr>
          <w:rFonts w:ascii="Arial" w:eastAsia="Arial" w:hAnsi="Arial" w:cs="Arial"/>
        </w:rPr>
        <w:t>S</w:t>
      </w:r>
      <w:r w:rsidR="7D8C4E92" w:rsidRPr="698E0E38">
        <w:rPr>
          <w:rFonts w:ascii="Arial" w:eastAsia="Arial" w:hAnsi="Arial" w:cs="Arial"/>
        </w:rPr>
        <w:t>pent (5.5). High values on kurtosis may point out outliers</w:t>
      </w:r>
      <w:r w:rsidR="69935634" w:rsidRPr="698E0E38">
        <w:rPr>
          <w:rFonts w:ascii="Arial" w:eastAsia="Arial" w:hAnsi="Arial" w:cs="Arial"/>
        </w:rPr>
        <w:t>, so we set out to do data visualization</w:t>
      </w:r>
      <w:r w:rsidR="7AD618F5" w:rsidRPr="698E0E38">
        <w:rPr>
          <w:rFonts w:ascii="Arial" w:eastAsia="Arial" w:hAnsi="Arial" w:cs="Arial"/>
        </w:rPr>
        <w:t xml:space="preserve"> looking for a comprehensive understanding of our data points in the above-mentioned variables.</w:t>
      </w:r>
    </w:p>
    <w:p w14:paraId="59614F87" w14:textId="367E9E51" w:rsidR="3112A7AF" w:rsidRDefault="3112A7AF" w:rsidP="698E0E38">
      <w:pPr>
        <w:spacing w:beforeAutospacing="1" w:afterAutospacing="1" w:line="360" w:lineRule="auto"/>
        <w:ind w:right="567"/>
        <w:jc w:val="both"/>
        <w:rPr>
          <w:rFonts w:ascii="Arial" w:eastAsia="Arial" w:hAnsi="Arial" w:cs="Arial"/>
        </w:rPr>
      </w:pPr>
    </w:p>
    <w:p w14:paraId="2DAFF9CB" w14:textId="14D8C809" w:rsidR="4CDC6C1F" w:rsidRDefault="4CDC6C1F" w:rsidP="698E0E38">
      <w:pPr>
        <w:spacing w:beforeAutospacing="1" w:afterAutospacing="1" w:line="360" w:lineRule="auto"/>
        <w:ind w:right="567"/>
        <w:jc w:val="both"/>
        <w:rPr>
          <w:rFonts w:ascii="Arial" w:eastAsia="Arial" w:hAnsi="Arial" w:cs="Arial"/>
        </w:rPr>
      </w:pPr>
      <w:r>
        <w:rPr>
          <w:noProof/>
        </w:rPr>
        <w:drawing>
          <wp:inline distT="0" distB="0" distL="0" distR="0" wp14:anchorId="7472AE51" wp14:editId="52659D3E">
            <wp:extent cx="3657600" cy="2928660"/>
            <wp:effectExtent l="0" t="0" r="0" b="0"/>
            <wp:docPr id="2077288812" name="Picture 2077288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288812"/>
                    <pic:cNvPicPr/>
                  </pic:nvPicPr>
                  <pic:blipFill>
                    <a:blip r:embed="rId12">
                      <a:extLst>
                        <a:ext uri="{28A0092B-C50C-407E-A947-70E740481C1C}">
                          <a14:useLocalDpi xmlns:a14="http://schemas.microsoft.com/office/drawing/2010/main" val="0"/>
                        </a:ext>
                      </a:extLst>
                    </a:blip>
                    <a:stretch>
                      <a:fillRect/>
                    </a:stretch>
                  </pic:blipFill>
                  <pic:spPr>
                    <a:xfrm>
                      <a:off x="0" y="0"/>
                      <a:ext cx="3657600" cy="2928660"/>
                    </a:xfrm>
                    <a:prstGeom prst="rect">
                      <a:avLst/>
                    </a:prstGeom>
                  </pic:spPr>
                </pic:pic>
              </a:graphicData>
            </a:graphic>
          </wp:inline>
        </w:drawing>
      </w:r>
    </w:p>
    <w:p w14:paraId="64E8F904" w14:textId="3F6A2A75" w:rsidR="4CDC6C1F" w:rsidRDefault="4CDC6C1F" w:rsidP="698E0E38">
      <w:pPr>
        <w:spacing w:beforeAutospacing="1" w:afterAutospacing="1" w:line="360" w:lineRule="auto"/>
        <w:ind w:right="567"/>
        <w:jc w:val="both"/>
        <w:rPr>
          <w:rFonts w:ascii="Arial" w:eastAsia="Arial" w:hAnsi="Arial" w:cs="Arial"/>
          <w:lang w:val="pt-PT"/>
        </w:rPr>
      </w:pPr>
      <w:r w:rsidRPr="698E0E38">
        <w:rPr>
          <w:rFonts w:ascii="Arial" w:eastAsia="Arial" w:hAnsi="Arial" w:cs="Arial"/>
          <w:lang w:val="pt-PT"/>
        </w:rPr>
        <w:t xml:space="preserve">Figure </w:t>
      </w:r>
      <w:r w:rsidR="21B7BF36" w:rsidRPr="698E0E38">
        <w:rPr>
          <w:rFonts w:ascii="Arial" w:eastAsia="Arial" w:hAnsi="Arial" w:cs="Arial"/>
          <w:lang w:val="pt-PT"/>
        </w:rPr>
        <w:t>1</w:t>
      </w:r>
      <w:r w:rsidRPr="698E0E38">
        <w:rPr>
          <w:rFonts w:ascii="Arial" w:eastAsia="Arial" w:hAnsi="Arial" w:cs="Arial"/>
          <w:lang w:val="pt-PT"/>
        </w:rPr>
        <w:t xml:space="preserve"> – </w:t>
      </w:r>
      <w:r w:rsidR="0A80EBC4" w:rsidRPr="698E0E38">
        <w:rPr>
          <w:rFonts w:ascii="Arial" w:eastAsia="Arial" w:hAnsi="Arial" w:cs="Arial"/>
          <w:lang w:val="pt-PT"/>
        </w:rPr>
        <w:t>Example of o</w:t>
      </w:r>
      <w:r w:rsidRPr="698E0E38">
        <w:rPr>
          <w:rFonts w:ascii="Arial" w:eastAsia="Arial" w:hAnsi="Arial" w:cs="Arial"/>
          <w:lang w:val="pt-PT"/>
        </w:rPr>
        <w:t xml:space="preserve">utliers identified on </w:t>
      </w:r>
      <w:r w:rsidR="080E02A5" w:rsidRPr="698E0E38">
        <w:rPr>
          <w:rFonts w:ascii="Arial" w:eastAsia="Arial" w:hAnsi="Arial" w:cs="Arial"/>
          <w:lang w:val="pt-PT"/>
        </w:rPr>
        <w:t>the p</w:t>
      </w:r>
      <w:r w:rsidRPr="698E0E38">
        <w:rPr>
          <w:rFonts w:ascii="Arial" w:eastAsia="Arial" w:hAnsi="Arial" w:cs="Arial"/>
          <w:lang w:val="pt-PT"/>
        </w:rPr>
        <w:t xml:space="preserve">roducts </w:t>
      </w:r>
      <w:r w:rsidR="6EB70938" w:rsidRPr="698E0E38">
        <w:rPr>
          <w:rFonts w:ascii="Arial" w:eastAsia="Arial" w:hAnsi="Arial" w:cs="Arial"/>
          <w:lang w:val="pt-PT"/>
        </w:rPr>
        <w:t>dataset</w:t>
      </w:r>
    </w:p>
    <w:p w14:paraId="0E373713" w14:textId="179FC397" w:rsidR="3112A7AF" w:rsidRDefault="3112A7AF" w:rsidP="698E0E38">
      <w:pPr>
        <w:spacing w:beforeAutospacing="1" w:afterAutospacing="1" w:line="360" w:lineRule="auto"/>
        <w:ind w:right="567"/>
        <w:jc w:val="both"/>
        <w:rPr>
          <w:rFonts w:ascii="Arial" w:eastAsia="Arial" w:hAnsi="Arial" w:cs="Arial"/>
        </w:rPr>
      </w:pPr>
    </w:p>
    <w:p w14:paraId="0C260D4E" w14:textId="5F1A9900" w:rsidR="50E6BF7C" w:rsidRDefault="4350D774" w:rsidP="698E0E38">
      <w:pPr>
        <w:spacing w:beforeAutospacing="1" w:afterAutospacing="1" w:line="360" w:lineRule="auto"/>
        <w:ind w:right="567" w:firstLine="708"/>
        <w:jc w:val="both"/>
        <w:rPr>
          <w:rFonts w:ascii="Arial" w:eastAsia="Arial" w:hAnsi="Arial" w:cs="Arial"/>
          <w:lang w:val="en-US"/>
        </w:rPr>
      </w:pPr>
      <w:r w:rsidRPr="698E0E38">
        <w:rPr>
          <w:rFonts w:ascii="Arial" w:eastAsia="Arial" w:hAnsi="Arial" w:cs="Arial"/>
          <w:lang w:val="en-US"/>
        </w:rPr>
        <w:t xml:space="preserve">As we detected the presence of outliers, we were conscious that </w:t>
      </w:r>
      <w:r w:rsidR="02FE2BB7" w:rsidRPr="698E0E38">
        <w:rPr>
          <w:rFonts w:ascii="Arial" w:eastAsia="Arial" w:hAnsi="Arial" w:cs="Arial"/>
          <w:lang w:val="en-US"/>
        </w:rPr>
        <w:t xml:space="preserve">the </w:t>
      </w:r>
      <w:r w:rsidRPr="698E0E38">
        <w:rPr>
          <w:rFonts w:ascii="Arial" w:eastAsia="Arial" w:hAnsi="Arial" w:cs="Arial"/>
          <w:lang w:val="en-US"/>
        </w:rPr>
        <w:t>K-Me</w:t>
      </w:r>
      <w:r w:rsidR="2EEC44B3" w:rsidRPr="698E0E38">
        <w:rPr>
          <w:rFonts w:ascii="Arial" w:eastAsia="Arial" w:hAnsi="Arial" w:cs="Arial"/>
          <w:lang w:val="en-US"/>
        </w:rPr>
        <w:t xml:space="preserve">ans </w:t>
      </w:r>
      <w:r w:rsidR="347A6614" w:rsidRPr="698E0E38">
        <w:rPr>
          <w:rFonts w:ascii="Arial" w:eastAsia="Arial" w:hAnsi="Arial" w:cs="Arial"/>
          <w:lang w:val="en-US"/>
        </w:rPr>
        <w:t xml:space="preserve">algorithm </w:t>
      </w:r>
      <w:r w:rsidR="2EEC44B3" w:rsidRPr="698E0E38">
        <w:rPr>
          <w:rFonts w:ascii="Arial" w:eastAsia="Arial" w:hAnsi="Arial" w:cs="Arial"/>
          <w:lang w:val="en-US"/>
        </w:rPr>
        <w:t xml:space="preserve">would not </w:t>
      </w:r>
      <w:r w:rsidR="794D113C" w:rsidRPr="698E0E38">
        <w:rPr>
          <w:rFonts w:ascii="Arial" w:eastAsia="Arial" w:hAnsi="Arial" w:cs="Arial"/>
          <w:lang w:val="en-US"/>
        </w:rPr>
        <w:t xml:space="preserve">perform well </w:t>
      </w:r>
      <w:r w:rsidR="7E17AE39" w:rsidRPr="698E0E38">
        <w:rPr>
          <w:rFonts w:ascii="Arial" w:eastAsia="Arial" w:hAnsi="Arial" w:cs="Arial"/>
          <w:lang w:val="en-US"/>
        </w:rPr>
        <w:t xml:space="preserve">unless we handled the outliers, </w:t>
      </w:r>
      <w:r w:rsidR="61482F3E" w:rsidRPr="698E0E38">
        <w:rPr>
          <w:rFonts w:ascii="Arial" w:eastAsia="Arial" w:hAnsi="Arial" w:cs="Arial"/>
          <w:lang w:val="en-US"/>
        </w:rPr>
        <w:t xml:space="preserve">as </w:t>
      </w:r>
      <w:r w:rsidR="6775A9EB" w:rsidRPr="698E0E38">
        <w:rPr>
          <w:rFonts w:ascii="Arial" w:eastAsia="Arial" w:hAnsi="Arial" w:cs="Arial"/>
          <w:lang w:val="en-US"/>
        </w:rPr>
        <w:t>it</w:t>
      </w:r>
      <w:r w:rsidR="61482F3E" w:rsidRPr="698E0E38">
        <w:rPr>
          <w:rFonts w:ascii="Arial" w:eastAsia="Arial" w:hAnsi="Arial" w:cs="Arial"/>
          <w:lang w:val="en-US"/>
        </w:rPr>
        <w:t xml:space="preserve"> is sensitive to extreme values.</w:t>
      </w:r>
    </w:p>
    <w:p w14:paraId="633E04C4" w14:textId="309623A3" w:rsidR="73F663B2" w:rsidRDefault="73F663B2" w:rsidP="698E0E38">
      <w:pPr>
        <w:spacing w:beforeAutospacing="1" w:afterAutospacing="1" w:line="360" w:lineRule="auto"/>
        <w:ind w:right="567" w:firstLine="708"/>
        <w:jc w:val="both"/>
        <w:rPr>
          <w:rFonts w:ascii="Arial" w:eastAsia="Arial" w:hAnsi="Arial" w:cs="Arial"/>
          <w:lang w:val="en-US"/>
        </w:rPr>
      </w:pPr>
    </w:p>
    <w:p w14:paraId="2E6400BE" w14:textId="35409DB3" w:rsidR="40226726" w:rsidRDefault="7FF8B5AC" w:rsidP="698E0E38">
      <w:pPr>
        <w:pStyle w:val="Heading2"/>
        <w:spacing w:line="360" w:lineRule="auto"/>
        <w:jc w:val="both"/>
        <w:rPr>
          <w:lang w:val="pt-PT"/>
        </w:rPr>
      </w:pPr>
      <w:bookmarkStart w:id="5" w:name="_Toc1985524188"/>
      <w:r w:rsidRPr="698E0E38">
        <w:t xml:space="preserve">1.3. </w:t>
      </w:r>
      <w:r w:rsidR="55001630" w:rsidRPr="698E0E38">
        <w:t>Demographic</w:t>
      </w:r>
      <w:bookmarkEnd w:id="5"/>
    </w:p>
    <w:p w14:paraId="119CE69F" w14:textId="76C97A98" w:rsidR="2C5EA782" w:rsidRDefault="2C5EA782" w:rsidP="698E0E38">
      <w:pPr>
        <w:spacing w:line="360" w:lineRule="auto"/>
        <w:jc w:val="both"/>
        <w:rPr>
          <w:rFonts w:ascii="Arial" w:eastAsia="Arial" w:hAnsi="Arial" w:cs="Arial"/>
        </w:rPr>
      </w:pPr>
    </w:p>
    <w:p w14:paraId="317AD6FD" w14:textId="14D8C809" w:rsidR="3AA848E0" w:rsidRDefault="3AA848E0" w:rsidP="3112A7AF">
      <w:pPr>
        <w:spacing w:line="360" w:lineRule="auto"/>
        <w:ind w:firstLine="708"/>
        <w:jc w:val="both"/>
        <w:rPr>
          <w:rFonts w:ascii="Arial" w:eastAsia="Arial" w:hAnsi="Arial" w:cs="Arial"/>
          <w:lang w:val="pt-PT"/>
        </w:rPr>
      </w:pPr>
      <w:r w:rsidRPr="698E0E38">
        <w:rPr>
          <w:rFonts w:ascii="Arial" w:eastAsia="Arial" w:hAnsi="Arial" w:cs="Arial"/>
          <w:lang w:val="pt-PT"/>
        </w:rPr>
        <w:t xml:space="preserve">The demographic dataset was meant to complement </w:t>
      </w:r>
      <w:r w:rsidR="794D2E11" w:rsidRPr="698E0E38">
        <w:rPr>
          <w:rFonts w:ascii="Arial" w:eastAsia="Arial" w:hAnsi="Arial" w:cs="Arial"/>
          <w:lang w:val="pt-PT"/>
        </w:rPr>
        <w:t>the characterization of</w:t>
      </w:r>
      <w:r w:rsidRPr="698E0E38">
        <w:rPr>
          <w:rFonts w:ascii="Arial" w:eastAsia="Arial" w:hAnsi="Arial" w:cs="Arial"/>
          <w:lang w:val="pt-PT"/>
        </w:rPr>
        <w:t xml:space="preserve"> each cluster </w:t>
      </w:r>
      <w:r w:rsidR="4A2D34F8" w:rsidRPr="698E0E38">
        <w:rPr>
          <w:rFonts w:ascii="Arial" w:eastAsia="Arial" w:hAnsi="Arial" w:cs="Arial"/>
          <w:lang w:val="pt-PT"/>
        </w:rPr>
        <w:t>(</w:t>
      </w:r>
      <w:r w:rsidRPr="698E0E38">
        <w:rPr>
          <w:rFonts w:ascii="Arial" w:eastAsia="Arial" w:hAnsi="Arial" w:cs="Arial"/>
          <w:lang w:val="pt-PT"/>
        </w:rPr>
        <w:t>that w</w:t>
      </w:r>
      <w:r w:rsidR="7FB3C475" w:rsidRPr="698E0E38">
        <w:rPr>
          <w:rFonts w:ascii="Arial" w:eastAsia="Arial" w:hAnsi="Arial" w:cs="Arial"/>
          <w:lang w:val="pt-PT"/>
        </w:rPr>
        <w:t xml:space="preserve">ill </w:t>
      </w:r>
      <w:r w:rsidRPr="698E0E38">
        <w:rPr>
          <w:rFonts w:ascii="Arial" w:eastAsia="Arial" w:hAnsi="Arial" w:cs="Arial"/>
          <w:lang w:val="pt-PT"/>
        </w:rPr>
        <w:t>be determined by digital contact and products</w:t>
      </w:r>
      <w:r w:rsidR="674329A2" w:rsidRPr="698E0E38">
        <w:rPr>
          <w:rFonts w:ascii="Arial" w:eastAsia="Arial" w:hAnsi="Arial" w:cs="Arial"/>
          <w:lang w:val="pt-PT"/>
        </w:rPr>
        <w:t xml:space="preserve"> bought</w:t>
      </w:r>
      <w:r w:rsidR="752911F4" w:rsidRPr="698E0E38">
        <w:rPr>
          <w:rFonts w:ascii="Arial" w:eastAsia="Arial" w:hAnsi="Arial" w:cs="Arial"/>
          <w:lang w:val="pt-PT"/>
        </w:rPr>
        <w:t>)</w:t>
      </w:r>
      <w:r w:rsidR="58933053" w:rsidRPr="698E0E38">
        <w:rPr>
          <w:rFonts w:ascii="Arial" w:eastAsia="Arial" w:hAnsi="Arial" w:cs="Arial"/>
          <w:lang w:val="pt-PT"/>
        </w:rPr>
        <w:t xml:space="preserve">, </w:t>
      </w:r>
      <w:r w:rsidR="1A64442A" w:rsidRPr="698E0E38">
        <w:rPr>
          <w:rFonts w:ascii="Arial" w:eastAsia="Arial" w:hAnsi="Arial" w:cs="Arial"/>
          <w:lang w:val="pt-PT"/>
        </w:rPr>
        <w:t xml:space="preserve">therefore </w:t>
      </w:r>
      <w:r w:rsidR="28624087" w:rsidRPr="698E0E38">
        <w:rPr>
          <w:rFonts w:ascii="Arial" w:eastAsia="Arial" w:hAnsi="Arial" w:cs="Arial"/>
          <w:lang w:val="pt-PT"/>
        </w:rPr>
        <w:t xml:space="preserve">playing </w:t>
      </w:r>
      <w:r w:rsidR="58933053" w:rsidRPr="698E0E38">
        <w:rPr>
          <w:rFonts w:ascii="Arial" w:eastAsia="Arial" w:hAnsi="Arial" w:cs="Arial"/>
          <w:lang w:val="pt-PT"/>
        </w:rPr>
        <w:t xml:space="preserve">an important role on </w:t>
      </w:r>
      <w:r w:rsidR="21758335" w:rsidRPr="698E0E38">
        <w:rPr>
          <w:rFonts w:ascii="Arial" w:eastAsia="Arial" w:hAnsi="Arial" w:cs="Arial"/>
          <w:lang w:val="pt-PT"/>
        </w:rPr>
        <w:t xml:space="preserve">the </w:t>
      </w:r>
      <w:r w:rsidR="5E612D8A" w:rsidRPr="698E0E38">
        <w:rPr>
          <w:rFonts w:ascii="Arial" w:eastAsia="Arial" w:hAnsi="Arial" w:cs="Arial"/>
          <w:lang w:val="pt-PT"/>
        </w:rPr>
        <w:t xml:space="preserve">labelling </w:t>
      </w:r>
      <w:r w:rsidR="403E5736" w:rsidRPr="698E0E38">
        <w:rPr>
          <w:rFonts w:ascii="Arial" w:eastAsia="Arial" w:hAnsi="Arial" w:cs="Arial"/>
          <w:lang w:val="pt-PT"/>
        </w:rPr>
        <w:t xml:space="preserve">of </w:t>
      </w:r>
      <w:r w:rsidR="6ED2EAE2" w:rsidRPr="698E0E38">
        <w:rPr>
          <w:rFonts w:ascii="Arial" w:eastAsia="Arial" w:hAnsi="Arial" w:cs="Arial"/>
          <w:lang w:val="pt-PT"/>
        </w:rPr>
        <w:t>clusters</w:t>
      </w:r>
      <w:r w:rsidR="1EAC3F8B" w:rsidRPr="698E0E38">
        <w:rPr>
          <w:rFonts w:ascii="Arial" w:eastAsia="Arial" w:hAnsi="Arial" w:cs="Arial"/>
          <w:lang w:val="pt-PT"/>
        </w:rPr>
        <w:t xml:space="preserve">. Given that </w:t>
      </w:r>
      <w:r w:rsidR="20A88F5F" w:rsidRPr="698E0E38">
        <w:rPr>
          <w:rFonts w:ascii="Arial" w:eastAsia="Arial" w:hAnsi="Arial" w:cs="Arial"/>
          <w:lang w:val="pt-PT"/>
        </w:rPr>
        <w:t xml:space="preserve">the </w:t>
      </w:r>
      <w:r w:rsidR="095D0A87" w:rsidRPr="698E0E38">
        <w:rPr>
          <w:rFonts w:ascii="Arial" w:eastAsia="Arial" w:hAnsi="Arial" w:cs="Arial"/>
          <w:lang w:val="pt-PT"/>
        </w:rPr>
        <w:t xml:space="preserve">data </w:t>
      </w:r>
      <w:r w:rsidR="20A88F5F" w:rsidRPr="698E0E38">
        <w:rPr>
          <w:rFonts w:ascii="Arial" w:eastAsia="Arial" w:hAnsi="Arial" w:cs="Arial"/>
          <w:lang w:val="pt-PT"/>
        </w:rPr>
        <w:t>quality</w:t>
      </w:r>
      <w:r w:rsidR="157F53C9" w:rsidRPr="698E0E38">
        <w:rPr>
          <w:rFonts w:ascii="Arial" w:eastAsia="Arial" w:hAnsi="Arial" w:cs="Arial"/>
          <w:lang w:val="pt-PT"/>
        </w:rPr>
        <w:t xml:space="preserve"> assurance </w:t>
      </w:r>
      <w:r w:rsidR="20A88F5F" w:rsidRPr="698E0E38">
        <w:rPr>
          <w:rFonts w:ascii="Arial" w:eastAsia="Arial" w:hAnsi="Arial" w:cs="Arial"/>
          <w:lang w:val="pt-PT"/>
        </w:rPr>
        <w:t>department raised some red flags</w:t>
      </w:r>
      <w:r w:rsidR="4CC02EB5" w:rsidRPr="698E0E38">
        <w:rPr>
          <w:rFonts w:ascii="Arial" w:eastAsia="Arial" w:hAnsi="Arial" w:cs="Arial"/>
          <w:lang w:val="pt-PT"/>
        </w:rPr>
        <w:t xml:space="preserve"> about this dataset (</w:t>
      </w:r>
      <w:r w:rsidR="20A88F5F" w:rsidRPr="698E0E38">
        <w:rPr>
          <w:rFonts w:ascii="Arial" w:eastAsia="Arial" w:hAnsi="Arial" w:cs="Arial"/>
          <w:lang w:val="pt-PT"/>
        </w:rPr>
        <w:t xml:space="preserve">which made us </w:t>
      </w:r>
      <w:r w:rsidR="5770D01A" w:rsidRPr="698E0E38">
        <w:rPr>
          <w:rFonts w:ascii="Arial" w:eastAsia="Arial" w:hAnsi="Arial" w:cs="Arial"/>
          <w:lang w:val="pt-PT"/>
        </w:rPr>
        <w:t xml:space="preserve">somehow </w:t>
      </w:r>
      <w:r w:rsidR="20A88F5F" w:rsidRPr="698E0E38">
        <w:rPr>
          <w:rFonts w:ascii="Arial" w:eastAsia="Arial" w:hAnsi="Arial" w:cs="Arial"/>
          <w:lang w:val="pt-PT"/>
        </w:rPr>
        <w:t>suspicious</w:t>
      </w:r>
      <w:r w:rsidR="50E5AD6D" w:rsidRPr="698E0E38">
        <w:rPr>
          <w:rFonts w:ascii="Arial" w:eastAsia="Arial" w:hAnsi="Arial" w:cs="Arial"/>
          <w:lang w:val="pt-PT"/>
        </w:rPr>
        <w:t>)</w:t>
      </w:r>
      <w:r w:rsidR="20A88F5F" w:rsidRPr="698E0E38">
        <w:rPr>
          <w:rFonts w:ascii="Arial" w:eastAsia="Arial" w:hAnsi="Arial" w:cs="Arial"/>
          <w:lang w:val="pt-PT"/>
        </w:rPr>
        <w:t xml:space="preserve">, we decided to take a closer look at each </w:t>
      </w:r>
      <w:r w:rsidR="28E94216" w:rsidRPr="698E0E38">
        <w:rPr>
          <w:rFonts w:ascii="Arial" w:eastAsia="Arial" w:hAnsi="Arial" w:cs="Arial"/>
          <w:lang w:val="pt-PT"/>
        </w:rPr>
        <w:t xml:space="preserve">one of the </w:t>
      </w:r>
      <w:r w:rsidR="20A88F5F" w:rsidRPr="698E0E38">
        <w:rPr>
          <w:rFonts w:ascii="Arial" w:eastAsia="Arial" w:hAnsi="Arial" w:cs="Arial"/>
          <w:lang w:val="pt-PT"/>
        </w:rPr>
        <w:t>variable</w:t>
      </w:r>
      <w:r w:rsidR="5DFAFE81" w:rsidRPr="698E0E38">
        <w:rPr>
          <w:rFonts w:ascii="Arial" w:eastAsia="Arial" w:hAnsi="Arial" w:cs="Arial"/>
          <w:lang w:val="pt-PT"/>
        </w:rPr>
        <w:t>s</w:t>
      </w:r>
      <w:r w:rsidR="73F45DA6" w:rsidRPr="698E0E38">
        <w:rPr>
          <w:rFonts w:ascii="Arial" w:eastAsia="Arial" w:hAnsi="Arial" w:cs="Arial"/>
          <w:lang w:val="pt-PT"/>
        </w:rPr>
        <w:t>:</w:t>
      </w:r>
    </w:p>
    <w:p w14:paraId="1FE532EE" w14:textId="14D8C809" w:rsidR="20A88F5F" w:rsidRDefault="20A88F5F" w:rsidP="3112A7AF">
      <w:pPr>
        <w:pStyle w:val="ListParagraph"/>
        <w:numPr>
          <w:ilvl w:val="0"/>
          <w:numId w:val="12"/>
        </w:numPr>
        <w:spacing w:line="360" w:lineRule="auto"/>
        <w:jc w:val="both"/>
        <w:rPr>
          <w:rFonts w:ascii="Arial" w:eastAsia="Arial" w:hAnsi="Arial" w:cs="Arial"/>
          <w:lang w:val="en-US"/>
        </w:rPr>
      </w:pPr>
      <w:r w:rsidRPr="698E0E38">
        <w:rPr>
          <w:rFonts w:ascii="Arial" w:eastAsia="Arial" w:hAnsi="Arial" w:cs="Arial"/>
        </w:rPr>
        <w:t xml:space="preserve">‘City’: </w:t>
      </w:r>
      <w:r w:rsidR="6450F01B" w:rsidRPr="698E0E38">
        <w:rPr>
          <w:rFonts w:ascii="Arial" w:eastAsia="Arial" w:hAnsi="Arial" w:cs="Arial"/>
        </w:rPr>
        <w:t>We detected</w:t>
      </w:r>
      <w:r w:rsidRPr="698E0E38">
        <w:rPr>
          <w:rFonts w:ascii="Arial" w:eastAsia="Arial" w:hAnsi="Arial" w:cs="Arial"/>
        </w:rPr>
        <w:t xml:space="preserve"> a typo ("Brimingham" instead of "Birmingham") and 1</w:t>
      </w:r>
      <w:r w:rsidR="77008125" w:rsidRPr="698E0E38">
        <w:rPr>
          <w:rFonts w:ascii="Arial" w:eastAsia="Arial" w:hAnsi="Arial" w:cs="Arial"/>
        </w:rPr>
        <w:t>.</w:t>
      </w:r>
      <w:r w:rsidRPr="698E0E38">
        <w:rPr>
          <w:rFonts w:ascii="Arial" w:eastAsia="Arial" w:hAnsi="Arial" w:cs="Arial"/>
        </w:rPr>
        <w:t xml:space="preserve">981 </w:t>
      </w:r>
      <w:r w:rsidR="6E03E80A" w:rsidRPr="698E0E38">
        <w:rPr>
          <w:rFonts w:ascii="Arial" w:eastAsia="Arial" w:hAnsi="Arial" w:cs="Arial"/>
        </w:rPr>
        <w:t xml:space="preserve">null </w:t>
      </w:r>
      <w:r w:rsidRPr="698E0E38">
        <w:rPr>
          <w:rFonts w:ascii="Arial" w:eastAsia="Arial" w:hAnsi="Arial" w:cs="Arial"/>
        </w:rPr>
        <w:t>values.</w:t>
      </w:r>
      <w:r w:rsidR="447C38F3" w:rsidRPr="698E0E38">
        <w:rPr>
          <w:rFonts w:ascii="Arial" w:eastAsia="Arial" w:hAnsi="Arial" w:cs="Arial"/>
        </w:rPr>
        <w:t xml:space="preserve"> Our sales team should make an effort to update this information</w:t>
      </w:r>
      <w:r w:rsidR="1B64E61B" w:rsidRPr="698E0E38">
        <w:rPr>
          <w:rFonts w:ascii="Arial" w:eastAsia="Arial" w:hAnsi="Arial" w:cs="Arial"/>
        </w:rPr>
        <w:t xml:space="preserve"> next time a customer purchases goods </w:t>
      </w:r>
      <w:r w:rsidR="722D32FF" w:rsidRPr="698E0E38">
        <w:rPr>
          <w:rFonts w:ascii="Arial" w:eastAsia="Arial" w:hAnsi="Arial" w:cs="Arial"/>
        </w:rPr>
        <w:t>i</w:t>
      </w:r>
      <w:r w:rsidR="1B64E61B" w:rsidRPr="698E0E38">
        <w:rPr>
          <w:rFonts w:ascii="Arial" w:eastAsia="Arial" w:hAnsi="Arial" w:cs="Arial"/>
        </w:rPr>
        <w:t>n our stores.</w:t>
      </w:r>
    </w:p>
    <w:p w14:paraId="63809383" w14:textId="14D8C809" w:rsidR="20A88F5F" w:rsidRDefault="20A88F5F" w:rsidP="3112A7AF">
      <w:pPr>
        <w:pStyle w:val="ListParagraph"/>
        <w:numPr>
          <w:ilvl w:val="0"/>
          <w:numId w:val="12"/>
        </w:numPr>
        <w:spacing w:line="360" w:lineRule="auto"/>
        <w:jc w:val="both"/>
        <w:rPr>
          <w:rFonts w:ascii="Arial" w:eastAsia="Arial" w:hAnsi="Arial" w:cs="Arial"/>
          <w:lang w:val="pt-PT"/>
        </w:rPr>
      </w:pPr>
      <w:r w:rsidRPr="698E0E38">
        <w:rPr>
          <w:rFonts w:ascii="Arial" w:eastAsia="Arial" w:hAnsi="Arial" w:cs="Arial"/>
          <w:lang w:val="pt-PT"/>
        </w:rPr>
        <w:t xml:space="preserve">‘Dependents’: A binary variable that should </w:t>
      </w:r>
      <w:r w:rsidR="711E1CE3" w:rsidRPr="698E0E38">
        <w:rPr>
          <w:rFonts w:ascii="Arial" w:eastAsia="Arial" w:hAnsi="Arial" w:cs="Arial"/>
          <w:lang w:val="pt-PT"/>
        </w:rPr>
        <w:t xml:space="preserve">only </w:t>
      </w:r>
      <w:r w:rsidRPr="698E0E38">
        <w:rPr>
          <w:rFonts w:ascii="Arial" w:eastAsia="Arial" w:hAnsi="Arial" w:cs="Arial"/>
          <w:lang w:val="pt-PT"/>
        </w:rPr>
        <w:t xml:space="preserve">have values </w:t>
      </w:r>
      <w:r w:rsidR="436A2D50" w:rsidRPr="698E0E38">
        <w:rPr>
          <w:rFonts w:ascii="Arial" w:eastAsia="Arial" w:hAnsi="Arial" w:cs="Arial"/>
          <w:lang w:val="pt-PT"/>
        </w:rPr>
        <w:t xml:space="preserve">of </w:t>
      </w:r>
      <w:r w:rsidRPr="698E0E38">
        <w:rPr>
          <w:rFonts w:ascii="Arial" w:eastAsia="Arial" w:hAnsi="Arial" w:cs="Arial"/>
          <w:lang w:val="pt-PT"/>
        </w:rPr>
        <w:t>0 or 1</w:t>
      </w:r>
      <w:r w:rsidR="62FF9949" w:rsidRPr="698E0E38">
        <w:rPr>
          <w:rFonts w:ascii="Arial" w:eastAsia="Arial" w:hAnsi="Arial" w:cs="Arial"/>
          <w:lang w:val="pt-PT"/>
        </w:rPr>
        <w:t>. W</w:t>
      </w:r>
      <w:r w:rsidRPr="698E0E38">
        <w:rPr>
          <w:rFonts w:ascii="Arial" w:eastAsia="Arial" w:hAnsi="Arial" w:cs="Arial"/>
          <w:lang w:val="pt-PT"/>
        </w:rPr>
        <w:t>e found 79</w:t>
      </w:r>
      <w:r w:rsidR="024847E6" w:rsidRPr="698E0E38">
        <w:rPr>
          <w:rFonts w:ascii="Arial" w:eastAsia="Arial" w:hAnsi="Arial" w:cs="Arial"/>
          <w:lang w:val="pt-PT"/>
        </w:rPr>
        <w:t xml:space="preserve"> observations </w:t>
      </w:r>
      <w:r w:rsidRPr="698E0E38">
        <w:rPr>
          <w:rFonts w:ascii="Arial" w:eastAsia="Arial" w:hAnsi="Arial" w:cs="Arial"/>
          <w:lang w:val="pt-PT"/>
        </w:rPr>
        <w:t>with value</w:t>
      </w:r>
      <w:r w:rsidR="34FB163E" w:rsidRPr="698E0E38">
        <w:rPr>
          <w:rFonts w:ascii="Arial" w:eastAsia="Arial" w:hAnsi="Arial" w:cs="Arial"/>
          <w:lang w:val="pt-PT"/>
        </w:rPr>
        <w:t>s</w:t>
      </w:r>
      <w:r w:rsidRPr="698E0E38">
        <w:rPr>
          <w:rFonts w:ascii="Arial" w:eastAsia="Arial" w:hAnsi="Arial" w:cs="Arial"/>
          <w:lang w:val="pt-PT"/>
        </w:rPr>
        <w:t xml:space="preserve"> of 2. Maybe </w:t>
      </w:r>
      <w:r w:rsidR="5B171C3B" w:rsidRPr="698E0E38">
        <w:rPr>
          <w:rFonts w:ascii="Arial" w:eastAsia="Arial" w:hAnsi="Arial" w:cs="Arial"/>
          <w:lang w:val="pt-PT"/>
        </w:rPr>
        <w:t>some</w:t>
      </w:r>
      <w:r w:rsidRPr="698E0E38">
        <w:rPr>
          <w:rFonts w:ascii="Arial" w:eastAsia="Arial" w:hAnsi="Arial" w:cs="Arial"/>
          <w:lang w:val="pt-PT"/>
        </w:rPr>
        <w:t xml:space="preserve"> large famil</w:t>
      </w:r>
      <w:r w:rsidR="4C86BFD4" w:rsidRPr="698E0E38">
        <w:rPr>
          <w:rFonts w:ascii="Arial" w:eastAsia="Arial" w:hAnsi="Arial" w:cs="Arial"/>
          <w:lang w:val="pt-PT"/>
        </w:rPr>
        <w:t>ies</w:t>
      </w:r>
      <w:r w:rsidRPr="698E0E38">
        <w:rPr>
          <w:rFonts w:ascii="Arial" w:eastAsia="Arial" w:hAnsi="Arial" w:cs="Arial"/>
          <w:lang w:val="pt-PT"/>
        </w:rPr>
        <w:t>?</w:t>
      </w:r>
    </w:p>
    <w:p w14:paraId="017A030A" w14:textId="7FE74595" w:rsidR="20A88F5F" w:rsidRDefault="20A88F5F" w:rsidP="3112A7AF">
      <w:pPr>
        <w:pStyle w:val="ListParagraph"/>
        <w:numPr>
          <w:ilvl w:val="0"/>
          <w:numId w:val="12"/>
        </w:numPr>
        <w:spacing w:line="360" w:lineRule="auto"/>
        <w:jc w:val="both"/>
        <w:rPr>
          <w:rFonts w:ascii="Arial" w:eastAsia="Arial" w:hAnsi="Arial" w:cs="Arial"/>
          <w:lang w:val="pt-PT"/>
        </w:rPr>
      </w:pPr>
      <w:r w:rsidRPr="698E0E38">
        <w:rPr>
          <w:rFonts w:ascii="Arial" w:eastAsia="Arial" w:hAnsi="Arial" w:cs="Arial"/>
          <w:lang w:val="pt-PT"/>
        </w:rPr>
        <w:t xml:space="preserve">‘Education Level’: Some confusion </w:t>
      </w:r>
      <w:r w:rsidR="53188BFF" w:rsidRPr="698E0E38">
        <w:rPr>
          <w:rFonts w:ascii="Arial" w:eastAsia="Arial" w:hAnsi="Arial" w:cs="Arial"/>
          <w:lang w:val="pt-PT"/>
        </w:rPr>
        <w:t>between</w:t>
      </w:r>
      <w:r w:rsidRPr="698E0E38">
        <w:rPr>
          <w:rFonts w:ascii="Arial" w:eastAsia="Arial" w:hAnsi="Arial" w:cs="Arial"/>
          <w:lang w:val="pt-PT"/>
        </w:rPr>
        <w:t xml:space="preserve"> uppercase/lowercase</w:t>
      </w:r>
      <w:r w:rsidR="3A302AA4" w:rsidRPr="698E0E38">
        <w:rPr>
          <w:rFonts w:ascii="Arial" w:eastAsia="Arial" w:hAnsi="Arial" w:cs="Arial"/>
          <w:lang w:val="pt-PT"/>
        </w:rPr>
        <w:t xml:space="preserve"> (</w:t>
      </w:r>
      <w:r w:rsidRPr="698E0E38">
        <w:rPr>
          <w:rFonts w:ascii="Arial" w:eastAsia="Arial" w:hAnsi="Arial" w:cs="Arial"/>
          <w:lang w:val="pt-PT"/>
        </w:rPr>
        <w:t>"PHD" and "Phd", "high School" and "High School"</w:t>
      </w:r>
      <w:r w:rsidR="744A4B88" w:rsidRPr="698E0E38">
        <w:rPr>
          <w:rFonts w:ascii="Arial" w:eastAsia="Arial" w:hAnsi="Arial" w:cs="Arial"/>
          <w:lang w:val="pt-PT"/>
        </w:rPr>
        <w:t>)</w:t>
      </w:r>
      <w:r w:rsidR="5C3AD939" w:rsidRPr="698E0E38">
        <w:rPr>
          <w:rFonts w:ascii="Arial" w:eastAsia="Arial" w:hAnsi="Arial" w:cs="Arial"/>
          <w:lang w:val="pt-PT"/>
        </w:rPr>
        <w:t>, since Python is case sensitive.</w:t>
      </w:r>
    </w:p>
    <w:p w14:paraId="5FCED473" w14:textId="7FE74595" w:rsidR="20A88F5F" w:rsidRDefault="20A88F5F" w:rsidP="3112A7AF">
      <w:pPr>
        <w:pStyle w:val="ListParagraph"/>
        <w:numPr>
          <w:ilvl w:val="0"/>
          <w:numId w:val="12"/>
        </w:numPr>
        <w:spacing w:line="360" w:lineRule="auto"/>
        <w:jc w:val="both"/>
        <w:rPr>
          <w:rFonts w:ascii="Arial" w:eastAsia="Arial" w:hAnsi="Arial" w:cs="Arial"/>
          <w:lang w:val="pt-PT"/>
        </w:rPr>
      </w:pPr>
      <w:r w:rsidRPr="698E0E38">
        <w:rPr>
          <w:rFonts w:ascii="Arial" w:eastAsia="Arial" w:hAnsi="Arial" w:cs="Arial"/>
          <w:lang w:val="pt-PT"/>
        </w:rPr>
        <w:t xml:space="preserve">‘Name’: All names </w:t>
      </w:r>
      <w:r w:rsidR="780F6BE8" w:rsidRPr="698E0E38">
        <w:rPr>
          <w:rFonts w:ascii="Arial" w:eastAsia="Arial" w:hAnsi="Arial" w:cs="Arial"/>
          <w:lang w:val="pt-PT"/>
        </w:rPr>
        <w:t xml:space="preserve">have </w:t>
      </w:r>
      <w:r w:rsidR="3E36F77A" w:rsidRPr="698E0E38">
        <w:rPr>
          <w:rFonts w:ascii="Arial" w:eastAsia="Arial" w:hAnsi="Arial" w:cs="Arial"/>
          <w:lang w:val="pt-PT"/>
        </w:rPr>
        <w:t xml:space="preserve">a </w:t>
      </w:r>
      <w:r w:rsidR="780F6BE8" w:rsidRPr="698E0E38">
        <w:rPr>
          <w:rFonts w:ascii="Arial" w:eastAsia="Arial" w:hAnsi="Arial" w:cs="Arial"/>
          <w:lang w:val="pt-PT"/>
        </w:rPr>
        <w:t>prefix</w:t>
      </w:r>
      <w:r w:rsidRPr="698E0E38">
        <w:rPr>
          <w:rFonts w:ascii="Arial" w:eastAsia="Arial" w:hAnsi="Arial" w:cs="Arial"/>
          <w:lang w:val="pt-PT"/>
        </w:rPr>
        <w:t xml:space="preserve"> "Mr" or "Miss"</w:t>
      </w:r>
      <w:r w:rsidR="203F9FB0" w:rsidRPr="698E0E38">
        <w:rPr>
          <w:rFonts w:ascii="Arial" w:eastAsia="Arial" w:hAnsi="Arial" w:cs="Arial"/>
          <w:lang w:val="pt-PT"/>
        </w:rPr>
        <w:t xml:space="preserve"> (which we can use to determine</w:t>
      </w:r>
      <w:r w:rsidR="440C5C0B" w:rsidRPr="698E0E38">
        <w:rPr>
          <w:rFonts w:ascii="Arial" w:eastAsia="Arial" w:hAnsi="Arial" w:cs="Arial"/>
          <w:lang w:val="pt-PT"/>
        </w:rPr>
        <w:t xml:space="preserve"> </w:t>
      </w:r>
      <w:r w:rsidR="203F9FB0" w:rsidRPr="698E0E38">
        <w:rPr>
          <w:rFonts w:ascii="Arial" w:eastAsia="Arial" w:hAnsi="Arial" w:cs="Arial"/>
          <w:lang w:val="pt-PT"/>
        </w:rPr>
        <w:t>customer’s gender).</w:t>
      </w:r>
    </w:p>
    <w:p w14:paraId="10FDDDC8" w14:textId="093B877E" w:rsidR="447C6D65" w:rsidRDefault="447C6D65" w:rsidP="3112A7AF">
      <w:pPr>
        <w:spacing w:line="360" w:lineRule="auto"/>
        <w:ind w:firstLine="708"/>
        <w:jc w:val="both"/>
        <w:rPr>
          <w:rFonts w:ascii="Arial" w:eastAsia="Arial" w:hAnsi="Arial" w:cs="Arial"/>
        </w:rPr>
      </w:pPr>
      <w:r w:rsidRPr="698E0E38">
        <w:rPr>
          <w:rFonts w:ascii="Arial" w:eastAsia="Arial" w:hAnsi="Arial" w:cs="Arial"/>
        </w:rPr>
        <w:t>Afterwards, we looked what the raw data and took some preliminary insights:</w:t>
      </w:r>
    </w:p>
    <w:p w14:paraId="7145BD40" w14:textId="5350B4AC" w:rsidR="4FE49264" w:rsidRDefault="4FE49264" w:rsidP="3112A7AF">
      <w:pPr>
        <w:pStyle w:val="ListParagraph"/>
        <w:numPr>
          <w:ilvl w:val="0"/>
          <w:numId w:val="5"/>
        </w:numPr>
        <w:spacing w:line="360" w:lineRule="auto"/>
        <w:jc w:val="both"/>
        <w:rPr>
          <w:rFonts w:ascii="Arial" w:eastAsia="Arial" w:hAnsi="Arial" w:cs="Arial"/>
        </w:rPr>
      </w:pPr>
      <w:r w:rsidRPr="698E0E38">
        <w:rPr>
          <w:rFonts w:ascii="Arial" w:eastAsia="Arial" w:hAnsi="Arial" w:cs="Arial"/>
        </w:rPr>
        <w:t>The a</w:t>
      </w:r>
      <w:r w:rsidR="20A88F5F" w:rsidRPr="698E0E38">
        <w:rPr>
          <w:rFonts w:ascii="Arial" w:eastAsia="Arial" w:hAnsi="Arial" w:cs="Arial"/>
        </w:rPr>
        <w:t xml:space="preserve">ge range is between 18 and 80 </w:t>
      </w:r>
      <w:r w:rsidR="12B79C5B" w:rsidRPr="698E0E38">
        <w:rPr>
          <w:rFonts w:ascii="Arial" w:eastAsia="Arial" w:hAnsi="Arial" w:cs="Arial"/>
        </w:rPr>
        <w:t>years old</w:t>
      </w:r>
      <w:r w:rsidR="7384DEB7" w:rsidRPr="698E0E38">
        <w:rPr>
          <w:rFonts w:ascii="Arial" w:eastAsia="Arial" w:hAnsi="Arial" w:cs="Arial"/>
        </w:rPr>
        <w:t xml:space="preserve"> (please see table [x] for visual information).</w:t>
      </w:r>
    </w:p>
    <w:p w14:paraId="4B653A64" w14:textId="558823EC" w:rsidR="20A88F5F" w:rsidRDefault="20A88F5F" w:rsidP="3112A7AF">
      <w:pPr>
        <w:pStyle w:val="ListParagraph"/>
        <w:numPr>
          <w:ilvl w:val="0"/>
          <w:numId w:val="5"/>
        </w:numPr>
        <w:spacing w:line="360" w:lineRule="auto"/>
        <w:jc w:val="both"/>
        <w:rPr>
          <w:rFonts w:ascii="Arial" w:eastAsia="Arial" w:hAnsi="Arial" w:cs="Arial"/>
        </w:rPr>
      </w:pPr>
      <w:r w:rsidRPr="698E0E38">
        <w:rPr>
          <w:rFonts w:ascii="Arial" w:eastAsia="Arial" w:hAnsi="Arial" w:cs="Arial"/>
        </w:rPr>
        <w:t xml:space="preserve">About 67% </w:t>
      </w:r>
      <w:r w:rsidR="3B80C1DD" w:rsidRPr="698E0E38">
        <w:rPr>
          <w:rFonts w:ascii="Arial" w:eastAsia="Arial" w:hAnsi="Arial" w:cs="Arial"/>
        </w:rPr>
        <w:t>of customers are aged between</w:t>
      </w:r>
      <w:r w:rsidRPr="698E0E38">
        <w:rPr>
          <w:rFonts w:ascii="Arial" w:eastAsia="Arial" w:hAnsi="Arial" w:cs="Arial"/>
        </w:rPr>
        <w:t xml:space="preserve"> 18 and 35</w:t>
      </w:r>
      <w:r w:rsidR="48022FFA" w:rsidRPr="698E0E38">
        <w:rPr>
          <w:rFonts w:ascii="Arial" w:eastAsia="Arial" w:hAnsi="Arial" w:cs="Arial"/>
        </w:rPr>
        <w:t xml:space="preserve">, although the average age in males </w:t>
      </w:r>
      <w:r w:rsidR="50F155D3" w:rsidRPr="698E0E38">
        <w:rPr>
          <w:rFonts w:ascii="Arial" w:eastAsia="Arial" w:hAnsi="Arial" w:cs="Arial"/>
        </w:rPr>
        <w:t>is</w:t>
      </w:r>
      <w:r w:rsidR="48022FFA" w:rsidRPr="698E0E38">
        <w:rPr>
          <w:rFonts w:ascii="Arial" w:eastAsia="Arial" w:hAnsi="Arial" w:cs="Arial"/>
        </w:rPr>
        <w:t xml:space="preserve"> higher than females (38 vs 32, respectively).</w:t>
      </w:r>
    </w:p>
    <w:p w14:paraId="4E3CAA59" w14:textId="542C6528" w:rsidR="1AD33476" w:rsidRDefault="1AD33476" w:rsidP="3112A7AF">
      <w:pPr>
        <w:pStyle w:val="ListParagraph"/>
        <w:numPr>
          <w:ilvl w:val="0"/>
          <w:numId w:val="5"/>
        </w:numPr>
        <w:spacing w:line="360" w:lineRule="auto"/>
        <w:jc w:val="both"/>
        <w:rPr>
          <w:rFonts w:ascii="Arial" w:eastAsia="Arial" w:hAnsi="Arial" w:cs="Arial"/>
        </w:rPr>
      </w:pPr>
      <w:r w:rsidRPr="698E0E38">
        <w:rPr>
          <w:rFonts w:ascii="Arial" w:eastAsia="Arial" w:hAnsi="Arial" w:cs="Arial"/>
        </w:rPr>
        <w:t>A</w:t>
      </w:r>
      <w:r w:rsidR="20A88F5F" w:rsidRPr="698E0E38">
        <w:rPr>
          <w:rFonts w:ascii="Arial" w:eastAsia="Arial" w:hAnsi="Arial" w:cs="Arial"/>
        </w:rPr>
        <w:t xml:space="preserve">round 9% </w:t>
      </w:r>
      <w:r w:rsidR="57E32B96" w:rsidRPr="698E0E38">
        <w:rPr>
          <w:rFonts w:ascii="Arial" w:eastAsia="Arial" w:hAnsi="Arial" w:cs="Arial"/>
        </w:rPr>
        <w:t xml:space="preserve">are “youths” </w:t>
      </w:r>
      <w:r w:rsidR="7E48D145" w:rsidRPr="698E0E38">
        <w:rPr>
          <w:rFonts w:ascii="Arial" w:eastAsia="Arial" w:hAnsi="Arial" w:cs="Arial"/>
        </w:rPr>
        <w:t>with more than</w:t>
      </w:r>
      <w:r w:rsidR="20A88F5F" w:rsidRPr="698E0E38">
        <w:rPr>
          <w:rFonts w:ascii="Arial" w:eastAsia="Arial" w:hAnsi="Arial" w:cs="Arial"/>
        </w:rPr>
        <w:t xml:space="preserve"> 65 years old.</w:t>
      </w:r>
    </w:p>
    <w:p w14:paraId="0AAE26A9" w14:textId="7FE74595" w:rsidR="398164DB" w:rsidRDefault="398164DB" w:rsidP="3112A7AF">
      <w:pPr>
        <w:pStyle w:val="ListParagraph"/>
        <w:numPr>
          <w:ilvl w:val="0"/>
          <w:numId w:val="5"/>
        </w:numPr>
        <w:spacing w:line="360" w:lineRule="auto"/>
        <w:jc w:val="both"/>
        <w:rPr>
          <w:rFonts w:ascii="Arial" w:eastAsia="Arial" w:hAnsi="Arial" w:cs="Arial"/>
        </w:rPr>
      </w:pPr>
      <w:r w:rsidRPr="698E0E38">
        <w:rPr>
          <w:rFonts w:ascii="Arial" w:eastAsia="Arial" w:hAnsi="Arial" w:cs="Arial"/>
        </w:rPr>
        <w:t xml:space="preserve">About </w:t>
      </w:r>
      <w:r w:rsidR="20A88F5F" w:rsidRPr="698E0E38">
        <w:rPr>
          <w:rFonts w:ascii="Arial" w:eastAsia="Arial" w:hAnsi="Arial" w:cs="Arial"/>
        </w:rPr>
        <w:t xml:space="preserve">59% of </w:t>
      </w:r>
      <w:r w:rsidR="744342CC" w:rsidRPr="698E0E38">
        <w:rPr>
          <w:rFonts w:ascii="Arial" w:eastAsia="Arial" w:hAnsi="Arial" w:cs="Arial"/>
        </w:rPr>
        <w:t>customers</w:t>
      </w:r>
      <w:r w:rsidR="20A88F5F" w:rsidRPr="698E0E38">
        <w:rPr>
          <w:rFonts w:ascii="Arial" w:eastAsia="Arial" w:hAnsi="Arial" w:cs="Arial"/>
        </w:rPr>
        <w:t xml:space="preserve"> are women</w:t>
      </w:r>
      <w:r w:rsidR="1DAE32B5" w:rsidRPr="698E0E38">
        <w:rPr>
          <w:rFonts w:ascii="Arial" w:eastAsia="Arial" w:hAnsi="Arial" w:cs="Arial"/>
        </w:rPr>
        <w:t>.</w:t>
      </w:r>
    </w:p>
    <w:p w14:paraId="6644C359" w14:textId="7FE74595" w:rsidR="20A88F5F" w:rsidRDefault="20A88F5F" w:rsidP="3112A7AF">
      <w:pPr>
        <w:pStyle w:val="ListParagraph"/>
        <w:numPr>
          <w:ilvl w:val="0"/>
          <w:numId w:val="5"/>
        </w:numPr>
        <w:spacing w:line="360" w:lineRule="auto"/>
        <w:jc w:val="both"/>
        <w:rPr>
          <w:rFonts w:ascii="Arial" w:eastAsia="Arial" w:hAnsi="Arial" w:cs="Arial"/>
        </w:rPr>
      </w:pPr>
      <w:r w:rsidRPr="698E0E38">
        <w:rPr>
          <w:rFonts w:ascii="Arial" w:eastAsia="Arial" w:hAnsi="Arial" w:cs="Arial"/>
        </w:rPr>
        <w:t xml:space="preserve">700 </w:t>
      </w:r>
      <w:r w:rsidR="4FC43425" w:rsidRPr="698E0E38">
        <w:rPr>
          <w:rFonts w:ascii="Arial" w:eastAsia="Arial" w:hAnsi="Arial" w:cs="Arial"/>
        </w:rPr>
        <w:t xml:space="preserve">customers are </w:t>
      </w:r>
      <w:r w:rsidR="38CA8C40" w:rsidRPr="698E0E38">
        <w:rPr>
          <w:rFonts w:ascii="Arial" w:eastAsia="Arial" w:hAnsi="Arial" w:cs="Arial"/>
        </w:rPr>
        <w:t xml:space="preserve">based </w:t>
      </w:r>
      <w:r w:rsidRPr="698E0E38">
        <w:rPr>
          <w:rFonts w:ascii="Arial" w:eastAsia="Arial" w:hAnsi="Arial" w:cs="Arial"/>
        </w:rPr>
        <w:t>in London, 1</w:t>
      </w:r>
      <w:r w:rsidR="582363C7" w:rsidRPr="698E0E38">
        <w:rPr>
          <w:rFonts w:ascii="Arial" w:eastAsia="Arial" w:hAnsi="Arial" w:cs="Arial"/>
        </w:rPr>
        <w:t>.</w:t>
      </w:r>
      <w:r w:rsidRPr="698E0E38">
        <w:rPr>
          <w:rFonts w:ascii="Arial" w:eastAsia="Arial" w:hAnsi="Arial" w:cs="Arial"/>
        </w:rPr>
        <w:t>320 in Birmingham, and 1</w:t>
      </w:r>
      <w:r w:rsidR="2E546332" w:rsidRPr="698E0E38">
        <w:rPr>
          <w:rFonts w:ascii="Arial" w:eastAsia="Arial" w:hAnsi="Arial" w:cs="Arial"/>
        </w:rPr>
        <w:t>.</w:t>
      </w:r>
      <w:r w:rsidRPr="698E0E38">
        <w:rPr>
          <w:rFonts w:ascii="Arial" w:eastAsia="Arial" w:hAnsi="Arial" w:cs="Arial"/>
        </w:rPr>
        <w:t>981</w:t>
      </w:r>
      <w:r w:rsidR="3F3122A4" w:rsidRPr="698E0E38">
        <w:rPr>
          <w:rFonts w:ascii="Arial" w:eastAsia="Arial" w:hAnsi="Arial" w:cs="Arial"/>
        </w:rPr>
        <w:t xml:space="preserve"> on </w:t>
      </w:r>
      <w:r w:rsidRPr="698E0E38">
        <w:rPr>
          <w:rFonts w:ascii="Arial" w:eastAsia="Arial" w:hAnsi="Arial" w:cs="Arial"/>
        </w:rPr>
        <w:t xml:space="preserve">unknown </w:t>
      </w:r>
      <w:r w:rsidR="52BE15EC" w:rsidRPr="698E0E38">
        <w:rPr>
          <w:rFonts w:ascii="Arial" w:eastAsia="Arial" w:hAnsi="Arial" w:cs="Arial"/>
        </w:rPr>
        <w:t>locations</w:t>
      </w:r>
      <w:r w:rsidR="031F40C4" w:rsidRPr="698E0E38">
        <w:rPr>
          <w:rFonts w:ascii="Arial" w:eastAsia="Arial" w:hAnsi="Arial" w:cs="Arial"/>
        </w:rPr>
        <w:t xml:space="preserve"> </w:t>
      </w:r>
      <w:r w:rsidR="5500CC18" w:rsidRPr="698E0E38">
        <w:rPr>
          <w:rFonts w:ascii="Arial" w:eastAsia="Arial" w:hAnsi="Arial" w:cs="Arial"/>
        </w:rPr>
        <w:t xml:space="preserve">(can it be </w:t>
      </w:r>
      <w:r w:rsidRPr="698E0E38">
        <w:rPr>
          <w:rFonts w:ascii="Arial" w:eastAsia="Arial" w:hAnsi="Arial" w:cs="Arial"/>
        </w:rPr>
        <w:t xml:space="preserve">a group of </w:t>
      </w:r>
      <w:r w:rsidR="1E83953D" w:rsidRPr="698E0E38">
        <w:rPr>
          <w:rFonts w:ascii="Arial" w:eastAsia="Arial" w:hAnsi="Arial" w:cs="Arial"/>
        </w:rPr>
        <w:t xml:space="preserve">secret </w:t>
      </w:r>
      <w:r w:rsidRPr="698E0E38">
        <w:rPr>
          <w:rFonts w:ascii="Arial" w:eastAsia="Arial" w:hAnsi="Arial" w:cs="Arial"/>
        </w:rPr>
        <w:t>agents?</w:t>
      </w:r>
      <w:r w:rsidR="45A221BB" w:rsidRPr="698E0E38">
        <w:rPr>
          <w:rFonts w:ascii="Arial" w:eastAsia="Arial" w:hAnsi="Arial" w:cs="Arial"/>
        </w:rPr>
        <w:t>)</w:t>
      </w:r>
      <w:r w:rsidR="0A8FE5FD" w:rsidRPr="698E0E38">
        <w:rPr>
          <w:rFonts w:ascii="Arial" w:eastAsia="Arial" w:hAnsi="Arial" w:cs="Arial"/>
        </w:rPr>
        <w:t>. All 3 ‘locations’ have an approximate average age of 34 to 35.</w:t>
      </w:r>
    </w:p>
    <w:p w14:paraId="6E0061BB" w14:textId="7FE74595" w:rsidR="45A221BB" w:rsidRDefault="45A221BB" w:rsidP="3112A7AF">
      <w:pPr>
        <w:pStyle w:val="ListParagraph"/>
        <w:numPr>
          <w:ilvl w:val="0"/>
          <w:numId w:val="5"/>
        </w:numPr>
        <w:spacing w:line="360" w:lineRule="auto"/>
        <w:jc w:val="both"/>
        <w:rPr>
          <w:rFonts w:ascii="Arial" w:eastAsia="Arial" w:hAnsi="Arial" w:cs="Arial"/>
        </w:rPr>
      </w:pPr>
      <w:r w:rsidRPr="698E0E38">
        <w:rPr>
          <w:rFonts w:ascii="Arial" w:eastAsia="Arial" w:hAnsi="Arial" w:cs="Arial"/>
        </w:rPr>
        <w:t>A</w:t>
      </w:r>
      <w:r w:rsidR="20A88F5F" w:rsidRPr="698E0E38">
        <w:rPr>
          <w:rFonts w:ascii="Arial" w:eastAsia="Arial" w:hAnsi="Arial" w:cs="Arial"/>
        </w:rPr>
        <w:t xml:space="preserve">bout 54% of </w:t>
      </w:r>
      <w:r w:rsidR="718D0D2F" w:rsidRPr="698E0E38">
        <w:rPr>
          <w:rFonts w:ascii="Arial" w:eastAsia="Arial" w:hAnsi="Arial" w:cs="Arial"/>
        </w:rPr>
        <w:t xml:space="preserve">customers </w:t>
      </w:r>
      <w:r w:rsidR="20A88F5F" w:rsidRPr="698E0E38">
        <w:rPr>
          <w:rFonts w:ascii="Arial" w:eastAsia="Arial" w:hAnsi="Arial" w:cs="Arial"/>
        </w:rPr>
        <w:t>have a high school diploma or less, 26% have a bachelor's degree</w:t>
      </w:r>
      <w:r w:rsidR="49E1CFE3" w:rsidRPr="698E0E38">
        <w:rPr>
          <w:rFonts w:ascii="Arial" w:eastAsia="Arial" w:hAnsi="Arial" w:cs="Arial"/>
        </w:rPr>
        <w:t xml:space="preserve"> </w:t>
      </w:r>
      <w:r w:rsidR="20A88F5F" w:rsidRPr="698E0E38">
        <w:rPr>
          <w:rFonts w:ascii="Arial" w:eastAsia="Arial" w:hAnsi="Arial" w:cs="Arial"/>
        </w:rPr>
        <w:t xml:space="preserve">and 21% a master's or </w:t>
      </w:r>
      <w:r w:rsidR="043C9E3A" w:rsidRPr="698E0E38">
        <w:rPr>
          <w:rFonts w:ascii="Arial" w:eastAsia="Arial" w:hAnsi="Arial" w:cs="Arial"/>
        </w:rPr>
        <w:t xml:space="preserve">a </w:t>
      </w:r>
      <w:r w:rsidR="20A88F5F" w:rsidRPr="698E0E38">
        <w:rPr>
          <w:rFonts w:ascii="Arial" w:eastAsia="Arial" w:hAnsi="Arial" w:cs="Arial"/>
        </w:rPr>
        <w:t>PhD.</w:t>
      </w:r>
      <w:r w:rsidR="4A276CF8" w:rsidRPr="698E0E38">
        <w:rPr>
          <w:rFonts w:ascii="Arial" w:eastAsia="Arial" w:hAnsi="Arial" w:cs="Arial"/>
        </w:rPr>
        <w:t xml:space="preserve"> A curious fact is that all 5 levels of education </w:t>
      </w:r>
      <w:r w:rsidR="3524158E" w:rsidRPr="698E0E38">
        <w:rPr>
          <w:rFonts w:ascii="Arial" w:eastAsia="Arial" w:hAnsi="Arial" w:cs="Arial"/>
        </w:rPr>
        <w:t>have</w:t>
      </w:r>
      <w:r w:rsidR="4A276CF8" w:rsidRPr="698E0E38">
        <w:rPr>
          <w:rFonts w:ascii="Arial" w:eastAsia="Arial" w:hAnsi="Arial" w:cs="Arial"/>
        </w:rPr>
        <w:t xml:space="preserve"> a similar average age, although we were expecting that at least, Master and PhD had a h</w:t>
      </w:r>
      <w:r w:rsidR="32C464D9" w:rsidRPr="698E0E38">
        <w:rPr>
          <w:rFonts w:ascii="Arial" w:eastAsia="Arial" w:hAnsi="Arial" w:cs="Arial"/>
        </w:rPr>
        <w:t>igher average age.</w:t>
      </w:r>
    </w:p>
    <w:p w14:paraId="18D8D6C3" w14:textId="36008A37" w:rsidR="32C464D9" w:rsidRDefault="32C464D9" w:rsidP="3112A7AF">
      <w:pPr>
        <w:pStyle w:val="ListParagraph"/>
        <w:numPr>
          <w:ilvl w:val="0"/>
          <w:numId w:val="5"/>
        </w:numPr>
        <w:spacing w:line="360" w:lineRule="auto"/>
        <w:jc w:val="both"/>
        <w:rPr>
          <w:rFonts w:ascii="Arial" w:eastAsia="Arial" w:hAnsi="Arial" w:cs="Arial"/>
        </w:rPr>
      </w:pPr>
      <w:r w:rsidRPr="698E0E38">
        <w:rPr>
          <w:rFonts w:ascii="Arial" w:eastAsia="Arial" w:hAnsi="Arial" w:cs="Arial"/>
        </w:rPr>
        <w:t>People with less education are more likely to have dependents than people with higher education (please see</w:t>
      </w:r>
      <w:r w:rsidR="78947805" w:rsidRPr="698E0E38">
        <w:rPr>
          <w:rFonts w:ascii="Arial" w:eastAsia="Arial" w:hAnsi="Arial" w:cs="Arial"/>
        </w:rPr>
        <w:t xml:space="preserve"> figure [3] and [4]).</w:t>
      </w:r>
    </w:p>
    <w:p w14:paraId="56E72BAF" w14:textId="7FE74595" w:rsidR="02A450D3" w:rsidRDefault="02A450D3" w:rsidP="3112A7AF">
      <w:pPr>
        <w:pStyle w:val="ListParagraph"/>
        <w:numPr>
          <w:ilvl w:val="0"/>
          <w:numId w:val="5"/>
        </w:numPr>
        <w:spacing w:line="360" w:lineRule="auto"/>
        <w:jc w:val="both"/>
        <w:rPr>
          <w:rFonts w:ascii="Arial" w:eastAsia="Arial" w:hAnsi="Arial" w:cs="Arial"/>
        </w:rPr>
      </w:pPr>
      <w:r w:rsidRPr="698E0E38">
        <w:rPr>
          <w:rFonts w:ascii="Arial" w:eastAsia="Arial" w:hAnsi="Arial" w:cs="Arial"/>
        </w:rPr>
        <w:t xml:space="preserve">Fun fact: We have four customers </w:t>
      </w:r>
      <w:r w:rsidR="32C70785" w:rsidRPr="698E0E38">
        <w:rPr>
          <w:rFonts w:ascii="Arial" w:eastAsia="Arial" w:hAnsi="Arial" w:cs="Arial"/>
        </w:rPr>
        <w:t xml:space="preserve">named </w:t>
      </w:r>
      <w:r w:rsidRPr="698E0E38">
        <w:rPr>
          <w:rFonts w:ascii="Arial" w:eastAsia="Arial" w:hAnsi="Arial" w:cs="Arial"/>
        </w:rPr>
        <w:t>Michael Jackson</w:t>
      </w:r>
      <w:r w:rsidR="4A4857BE" w:rsidRPr="698E0E38">
        <w:rPr>
          <w:rFonts w:ascii="Arial" w:eastAsia="Arial" w:hAnsi="Arial" w:cs="Arial"/>
        </w:rPr>
        <w:t>.</w:t>
      </w:r>
    </w:p>
    <w:p w14:paraId="5C41598A" w14:textId="2D2CACAB" w:rsidR="3112A7AF" w:rsidRDefault="3112A7AF" w:rsidP="1367DA03">
      <w:pPr>
        <w:spacing w:line="360" w:lineRule="auto"/>
        <w:jc w:val="both"/>
        <w:rPr>
          <w:rFonts w:ascii="Arial" w:eastAsia="Arial" w:hAnsi="Arial" w:cs="Arial"/>
        </w:rPr>
      </w:pPr>
    </w:p>
    <w:p w14:paraId="73F21C64" w14:textId="7963D4E3" w:rsidR="3112A7AF" w:rsidRDefault="3112A7AF" w:rsidP="1367DA03">
      <w:pPr>
        <w:spacing w:line="360" w:lineRule="auto"/>
        <w:jc w:val="both"/>
        <w:rPr>
          <w:rFonts w:ascii="Arial" w:eastAsia="Arial" w:hAnsi="Arial" w:cs="Arial"/>
        </w:rPr>
      </w:pPr>
    </w:p>
    <w:p w14:paraId="373CD32A" w14:textId="7FE74595" w:rsidR="3112A7AF" w:rsidRDefault="3112A7AF" w:rsidP="1367DA03">
      <w:pPr>
        <w:spacing w:line="360" w:lineRule="auto"/>
        <w:jc w:val="both"/>
        <w:rPr>
          <w:rFonts w:ascii="Arial" w:eastAsia="Arial" w:hAnsi="Arial" w:cs="Arial"/>
        </w:rPr>
      </w:pPr>
      <w:r w:rsidRPr="698E0E38">
        <w:rPr>
          <w:rFonts w:ascii="Arial" w:eastAsia="Arial" w:hAnsi="Arial" w:cs="Arial"/>
        </w:rPr>
        <w:br w:type="page"/>
      </w:r>
    </w:p>
    <w:p w14:paraId="144A5D23" w14:textId="7FE74595" w:rsidR="00C32C3A" w:rsidRDefault="00A00875" w:rsidP="1367DA03">
      <w:pPr>
        <w:pStyle w:val="Heading1"/>
        <w:numPr>
          <w:ilvl w:val="0"/>
          <w:numId w:val="19"/>
        </w:numPr>
        <w:spacing w:line="360" w:lineRule="auto"/>
        <w:jc w:val="both"/>
        <w:rPr>
          <w:rFonts w:ascii="Arial" w:eastAsia="Arial" w:hAnsi="Arial" w:cs="Arial"/>
          <w:b/>
          <w:bCs/>
          <w:sz w:val="24"/>
          <w:szCs w:val="24"/>
        </w:rPr>
      </w:pPr>
      <w:bookmarkStart w:id="6" w:name="_Toc1643131129"/>
      <w:r w:rsidRPr="698E0E38">
        <w:rPr>
          <w:rFonts w:ascii="Arial" w:eastAsia="Arial" w:hAnsi="Arial" w:cs="Arial"/>
          <w:b/>
          <w:bCs/>
          <w:sz w:val="24"/>
          <w:szCs w:val="24"/>
        </w:rPr>
        <w:t>Preprocessing</w:t>
      </w:r>
      <w:bookmarkEnd w:id="6"/>
    </w:p>
    <w:p w14:paraId="7EF4B72A" w14:textId="7AC05958" w:rsidR="13146AC4" w:rsidRDefault="13146AC4" w:rsidP="13146AC4">
      <w:pPr>
        <w:spacing w:line="360" w:lineRule="auto"/>
        <w:ind w:firstLine="708"/>
        <w:jc w:val="both"/>
        <w:rPr>
          <w:rFonts w:ascii="Arial" w:eastAsia="Arial" w:hAnsi="Arial" w:cs="Arial"/>
        </w:rPr>
      </w:pPr>
    </w:p>
    <w:p w14:paraId="5095CB8B" w14:textId="2024CF19" w:rsidR="7C3329FB" w:rsidRDefault="7C3329FB" w:rsidP="5559452F">
      <w:pPr>
        <w:spacing w:line="360" w:lineRule="auto"/>
        <w:ind w:firstLine="708"/>
        <w:jc w:val="both"/>
        <w:rPr>
          <w:rFonts w:ascii="Arial" w:eastAsia="Arial" w:hAnsi="Arial" w:cs="Arial"/>
        </w:rPr>
      </w:pPr>
      <w:r w:rsidRPr="698E0E38">
        <w:rPr>
          <w:rFonts w:ascii="Arial" w:eastAsia="Arial" w:hAnsi="Arial" w:cs="Arial"/>
        </w:rPr>
        <w:t xml:space="preserve">As described in the previous chapter, each </w:t>
      </w:r>
      <w:r w:rsidR="52905A1F" w:rsidRPr="698E0E38">
        <w:rPr>
          <w:rFonts w:ascii="Arial" w:eastAsia="Arial" w:hAnsi="Arial" w:cs="Arial"/>
        </w:rPr>
        <w:t>data set</w:t>
      </w:r>
      <w:r w:rsidRPr="698E0E38">
        <w:rPr>
          <w:rFonts w:ascii="Arial" w:eastAsia="Arial" w:hAnsi="Arial" w:cs="Arial"/>
        </w:rPr>
        <w:t xml:space="preserve"> presents unique constraints, requiring different preprocessing procedures before applying the clustering algorithms. </w:t>
      </w:r>
      <w:r w:rsidR="50FE1C21" w:rsidRPr="698E0E38">
        <w:rPr>
          <w:rFonts w:ascii="Arial" w:eastAsia="Arial" w:hAnsi="Arial" w:cs="Arial"/>
        </w:rPr>
        <w:t>Typically, this is one of the most complex and time-consuming aspect o</w:t>
      </w:r>
      <w:r w:rsidR="201FD58C" w:rsidRPr="698E0E38">
        <w:rPr>
          <w:rFonts w:ascii="Arial" w:eastAsia="Arial" w:hAnsi="Arial" w:cs="Arial"/>
        </w:rPr>
        <w:t>n</w:t>
      </w:r>
      <w:r w:rsidR="50FE1C21" w:rsidRPr="698E0E38">
        <w:rPr>
          <w:rFonts w:ascii="Arial" w:eastAsia="Arial" w:hAnsi="Arial" w:cs="Arial"/>
        </w:rPr>
        <w:t xml:space="preserve"> data science and we </w:t>
      </w:r>
      <w:r w:rsidR="354A56D5" w:rsidRPr="698E0E38">
        <w:rPr>
          <w:rFonts w:ascii="Arial" w:eastAsia="Arial" w:hAnsi="Arial" w:cs="Arial"/>
        </w:rPr>
        <w:t>felt it firsthand.</w:t>
      </w:r>
    </w:p>
    <w:p w14:paraId="783F1235" w14:textId="600F1E52" w:rsidR="7C3329FB" w:rsidRDefault="7C3329FB" w:rsidP="4E95F161">
      <w:pPr>
        <w:spacing w:line="360" w:lineRule="auto"/>
        <w:ind w:firstLine="708"/>
        <w:jc w:val="both"/>
        <w:rPr>
          <w:rFonts w:ascii="Arial" w:eastAsia="Arial" w:hAnsi="Arial" w:cs="Arial"/>
        </w:rPr>
      </w:pPr>
      <w:r w:rsidRPr="698E0E38">
        <w:rPr>
          <w:rFonts w:ascii="Arial" w:eastAsia="Arial" w:hAnsi="Arial" w:cs="Arial"/>
        </w:rPr>
        <w:t>Next, we will explain the work carried out by our data analysis team.</w:t>
      </w:r>
      <w:r w:rsidR="50FE1C21" w:rsidRPr="698E0E38">
        <w:rPr>
          <w:rFonts w:ascii="Arial" w:eastAsia="Arial" w:hAnsi="Arial" w:cs="Arial"/>
        </w:rPr>
        <w:t xml:space="preserve"> </w:t>
      </w:r>
    </w:p>
    <w:p w14:paraId="4D0DDED1" w14:textId="77777777" w:rsidR="00732BD3" w:rsidRDefault="00732BD3" w:rsidP="3112A7AF">
      <w:pPr>
        <w:spacing w:line="360" w:lineRule="auto"/>
        <w:ind w:firstLine="708"/>
        <w:jc w:val="both"/>
        <w:rPr>
          <w:rFonts w:ascii="Arial" w:eastAsia="Arial" w:hAnsi="Arial" w:cs="Arial"/>
        </w:rPr>
      </w:pPr>
    </w:p>
    <w:p w14:paraId="416F82A9" w14:textId="098AB0ED" w:rsidR="5C427FF6" w:rsidRDefault="5C427FF6" w:rsidP="698E0E38">
      <w:pPr>
        <w:pStyle w:val="Heading2"/>
        <w:spacing w:line="360" w:lineRule="auto"/>
        <w:jc w:val="both"/>
      </w:pPr>
      <w:bookmarkStart w:id="7" w:name="_Toc297238408"/>
      <w:r w:rsidRPr="698E0E38">
        <w:t xml:space="preserve">2.1. </w:t>
      </w:r>
      <w:r w:rsidR="55E214F0" w:rsidRPr="698E0E38">
        <w:t>Digital</w:t>
      </w:r>
      <w:r w:rsidR="54DA3AD4" w:rsidRPr="698E0E38">
        <w:t xml:space="preserve"> </w:t>
      </w:r>
      <w:r w:rsidR="55E214F0" w:rsidRPr="698E0E38">
        <w:t>Contact</w:t>
      </w:r>
      <w:bookmarkEnd w:id="7"/>
    </w:p>
    <w:p w14:paraId="1A09C16A" w14:textId="3EE3658A" w:rsidR="55ABB84F" w:rsidRDefault="55ABB84F" w:rsidP="55ABB84F">
      <w:pPr>
        <w:spacing w:line="360" w:lineRule="auto"/>
        <w:ind w:firstLine="708"/>
        <w:jc w:val="both"/>
        <w:rPr>
          <w:rFonts w:ascii="Arial" w:eastAsia="Arial" w:hAnsi="Arial" w:cs="Arial"/>
        </w:rPr>
      </w:pPr>
    </w:p>
    <w:p w14:paraId="465D7AC5" w14:textId="2305F349" w:rsidR="1E2D34F9" w:rsidRDefault="1E2D34F9" w:rsidP="31A4C001">
      <w:pPr>
        <w:spacing w:line="360" w:lineRule="auto"/>
        <w:ind w:firstLine="708"/>
        <w:jc w:val="both"/>
        <w:rPr>
          <w:rFonts w:ascii="Arial" w:eastAsia="Arial" w:hAnsi="Arial" w:cs="Arial"/>
        </w:rPr>
      </w:pPr>
      <w:r w:rsidRPr="698E0E38">
        <w:rPr>
          <w:rFonts w:ascii="Arial" w:eastAsia="Arial" w:hAnsi="Arial" w:cs="Arial"/>
        </w:rPr>
        <w:t>In order t</w:t>
      </w:r>
      <w:r w:rsidR="2F3C8469" w:rsidRPr="698E0E38">
        <w:rPr>
          <w:rFonts w:ascii="Arial" w:eastAsia="Arial" w:hAnsi="Arial" w:cs="Arial"/>
        </w:rPr>
        <w:t>o fill</w:t>
      </w:r>
      <w:r w:rsidR="67B8729C" w:rsidRPr="698E0E38">
        <w:rPr>
          <w:rFonts w:ascii="Arial" w:eastAsia="Arial" w:hAnsi="Arial" w:cs="Arial"/>
        </w:rPr>
        <w:t xml:space="preserve"> </w:t>
      </w:r>
      <w:r w:rsidR="2F3C8469" w:rsidRPr="698E0E38">
        <w:rPr>
          <w:rFonts w:ascii="Arial" w:eastAsia="Arial" w:hAnsi="Arial" w:cs="Arial"/>
        </w:rPr>
        <w:t xml:space="preserve">in </w:t>
      </w:r>
      <w:r w:rsidR="35BDF65F" w:rsidRPr="698E0E38">
        <w:rPr>
          <w:rFonts w:ascii="Arial" w:eastAsia="Arial" w:hAnsi="Arial" w:cs="Arial"/>
        </w:rPr>
        <w:t xml:space="preserve">the </w:t>
      </w:r>
      <w:r w:rsidR="2EDEF341" w:rsidRPr="698E0E38">
        <w:rPr>
          <w:rFonts w:ascii="Arial" w:eastAsia="Arial" w:hAnsi="Arial" w:cs="Arial"/>
        </w:rPr>
        <w:t>missing</w:t>
      </w:r>
      <w:r w:rsidR="2F3C8469" w:rsidRPr="698E0E38">
        <w:rPr>
          <w:rFonts w:ascii="Arial" w:eastAsia="Arial" w:hAnsi="Arial" w:cs="Arial"/>
        </w:rPr>
        <w:t xml:space="preserve"> values </w:t>
      </w:r>
      <w:r w:rsidR="04453887" w:rsidRPr="698E0E38">
        <w:rPr>
          <w:rFonts w:ascii="Arial" w:eastAsia="Arial" w:hAnsi="Arial" w:cs="Arial"/>
        </w:rPr>
        <w:t xml:space="preserve">encountered </w:t>
      </w:r>
      <w:r w:rsidR="2F3C8469" w:rsidRPr="698E0E38">
        <w:rPr>
          <w:rFonts w:ascii="Arial" w:eastAsia="Arial" w:hAnsi="Arial" w:cs="Arial"/>
        </w:rPr>
        <w:t xml:space="preserve">in </w:t>
      </w:r>
      <w:r w:rsidR="6A767F53" w:rsidRPr="698E0E38">
        <w:rPr>
          <w:rFonts w:ascii="Arial" w:eastAsia="Arial" w:hAnsi="Arial" w:cs="Arial"/>
        </w:rPr>
        <w:t>“</w:t>
      </w:r>
      <w:r w:rsidR="2F3C8469" w:rsidRPr="698E0E38">
        <w:rPr>
          <w:rFonts w:ascii="Arial" w:eastAsia="Arial" w:hAnsi="Arial" w:cs="Arial"/>
        </w:rPr>
        <w:t>SM_Likes</w:t>
      </w:r>
      <w:bookmarkStart w:id="8" w:name="_Int_y313AFAt"/>
      <w:r w:rsidR="4231DEE6" w:rsidRPr="698E0E38">
        <w:rPr>
          <w:rFonts w:ascii="Arial" w:eastAsia="Arial" w:hAnsi="Arial" w:cs="Arial"/>
        </w:rPr>
        <w:t>”</w:t>
      </w:r>
      <w:r w:rsidR="2F3C8469" w:rsidRPr="698E0E38">
        <w:rPr>
          <w:rFonts w:ascii="Arial" w:eastAsia="Arial" w:hAnsi="Arial" w:cs="Arial"/>
        </w:rPr>
        <w:t>,</w:t>
      </w:r>
      <w:bookmarkEnd w:id="8"/>
      <w:r w:rsidR="2F3C8469" w:rsidRPr="698E0E38">
        <w:rPr>
          <w:rFonts w:ascii="Arial" w:eastAsia="Arial" w:hAnsi="Arial" w:cs="Arial"/>
        </w:rPr>
        <w:t xml:space="preserve"> we evaluated several options, such as using mean or median</w:t>
      </w:r>
      <w:r w:rsidR="2159639E" w:rsidRPr="698E0E38">
        <w:rPr>
          <w:rFonts w:ascii="Arial" w:eastAsia="Arial" w:hAnsi="Arial" w:cs="Arial"/>
        </w:rPr>
        <w:t>; at the end</w:t>
      </w:r>
      <w:r w:rsidR="2F3C8469" w:rsidRPr="698E0E38">
        <w:rPr>
          <w:rFonts w:ascii="Arial" w:eastAsia="Arial" w:hAnsi="Arial" w:cs="Arial"/>
        </w:rPr>
        <w:t xml:space="preserve">, we </w:t>
      </w:r>
      <w:r w:rsidR="00ABD637" w:rsidRPr="698E0E38">
        <w:rPr>
          <w:rFonts w:ascii="Arial" w:eastAsia="Arial" w:hAnsi="Arial" w:cs="Arial"/>
        </w:rPr>
        <w:t xml:space="preserve">decided </w:t>
      </w:r>
      <w:r w:rsidR="2F3C8469" w:rsidRPr="698E0E38">
        <w:rPr>
          <w:rFonts w:ascii="Arial" w:eastAsia="Arial" w:hAnsi="Arial" w:cs="Arial"/>
        </w:rPr>
        <w:t xml:space="preserve">to use </w:t>
      </w:r>
      <w:r w:rsidR="5C00E205" w:rsidRPr="698E0E38">
        <w:rPr>
          <w:rFonts w:ascii="Arial" w:eastAsia="Arial" w:hAnsi="Arial" w:cs="Arial"/>
        </w:rPr>
        <w:t xml:space="preserve">the </w:t>
      </w:r>
      <w:r w:rsidR="2F3C8469" w:rsidRPr="698E0E38">
        <w:rPr>
          <w:rFonts w:ascii="Arial" w:eastAsia="Arial" w:hAnsi="Arial" w:cs="Arial"/>
        </w:rPr>
        <w:t>K-Nearest Neighbors</w:t>
      </w:r>
      <w:r w:rsidR="2E2AA9CA" w:rsidRPr="698E0E38">
        <w:rPr>
          <w:rFonts w:ascii="Arial" w:eastAsia="Arial" w:hAnsi="Arial" w:cs="Arial"/>
        </w:rPr>
        <w:t xml:space="preserve"> (also known as</w:t>
      </w:r>
      <w:r w:rsidR="2F3C8469" w:rsidRPr="698E0E38">
        <w:rPr>
          <w:rFonts w:ascii="Arial" w:eastAsia="Arial" w:hAnsi="Arial" w:cs="Arial"/>
        </w:rPr>
        <w:t xml:space="preserve"> KNN</w:t>
      </w:r>
      <w:r w:rsidR="07C0F1D1" w:rsidRPr="698E0E38">
        <w:rPr>
          <w:rFonts w:ascii="Arial" w:eastAsia="Arial" w:hAnsi="Arial" w:cs="Arial"/>
        </w:rPr>
        <w:t>)</w:t>
      </w:r>
      <w:r w:rsidR="2F3C8469" w:rsidRPr="698E0E38">
        <w:rPr>
          <w:rFonts w:ascii="Arial" w:eastAsia="Arial" w:hAnsi="Arial" w:cs="Arial"/>
        </w:rPr>
        <w:t xml:space="preserve"> algorithm</w:t>
      </w:r>
      <w:r w:rsidR="028A170E" w:rsidRPr="698E0E38">
        <w:rPr>
          <w:rFonts w:ascii="Arial" w:eastAsia="Arial" w:hAnsi="Arial" w:cs="Arial"/>
        </w:rPr>
        <w:t xml:space="preserve">, given that </w:t>
      </w:r>
      <w:r w:rsidR="2F3C8469" w:rsidRPr="698E0E38">
        <w:rPr>
          <w:rFonts w:ascii="Arial" w:eastAsia="Arial" w:hAnsi="Arial" w:cs="Arial"/>
        </w:rPr>
        <w:t>data is not continuously distributed</w:t>
      </w:r>
      <w:r w:rsidR="7AC23218" w:rsidRPr="698E0E38">
        <w:rPr>
          <w:rFonts w:ascii="Arial" w:eastAsia="Arial" w:hAnsi="Arial" w:cs="Arial"/>
        </w:rPr>
        <w:t>.</w:t>
      </w:r>
      <w:r w:rsidR="0ADAC6D9" w:rsidRPr="698E0E38">
        <w:rPr>
          <w:rFonts w:ascii="Arial" w:eastAsia="Arial" w:hAnsi="Arial" w:cs="Arial"/>
        </w:rPr>
        <w:t xml:space="preserve"> Please refer to Appendix 1 for in-depth explanation about KNN).</w:t>
      </w:r>
    </w:p>
    <w:p w14:paraId="7F408342" w14:textId="69925B05" w:rsidR="2F3C8469" w:rsidRDefault="2F3C8469" w:rsidP="31A4C001">
      <w:pPr>
        <w:spacing w:line="360" w:lineRule="auto"/>
        <w:ind w:firstLine="708"/>
        <w:jc w:val="both"/>
        <w:rPr>
          <w:del w:id="9" w:author="Luis Filipe Mineiro de Oliveira Mourisco" w:date="2024-04-26T15:32:00Z"/>
          <w:rFonts w:ascii="Arial" w:eastAsia="Arial" w:hAnsi="Arial" w:cs="Arial"/>
        </w:rPr>
      </w:pPr>
      <w:r w:rsidRPr="698E0E38">
        <w:rPr>
          <w:rFonts w:ascii="Arial" w:eastAsia="Arial" w:hAnsi="Arial" w:cs="Arial"/>
        </w:rPr>
        <w:t xml:space="preserve">We tested the application of KNN </w:t>
      </w:r>
      <w:bookmarkStart w:id="10" w:name="_Int_quSKLGv3"/>
      <w:r w:rsidRPr="698E0E38">
        <w:rPr>
          <w:rFonts w:ascii="Arial" w:eastAsia="Arial" w:hAnsi="Arial" w:cs="Arial"/>
        </w:rPr>
        <w:t>to</w:t>
      </w:r>
      <w:r w:rsidR="75019FFB" w:rsidRPr="698E0E38">
        <w:rPr>
          <w:rFonts w:ascii="Arial" w:eastAsia="Arial" w:hAnsi="Arial" w:cs="Arial"/>
        </w:rPr>
        <w:t>:</w:t>
      </w:r>
      <w:bookmarkEnd w:id="10"/>
      <w:r w:rsidR="75019FFB" w:rsidRPr="698E0E38">
        <w:rPr>
          <w:rFonts w:ascii="Arial" w:eastAsia="Arial" w:hAnsi="Arial" w:cs="Arial"/>
        </w:rPr>
        <w:t xml:space="preserve"> 1)</w:t>
      </w:r>
      <w:r w:rsidRPr="698E0E38">
        <w:rPr>
          <w:rFonts w:ascii="Arial" w:eastAsia="Arial" w:hAnsi="Arial" w:cs="Arial"/>
        </w:rPr>
        <w:t xml:space="preserve"> all “</w:t>
      </w:r>
      <w:r w:rsidR="0C959AEC" w:rsidRPr="698E0E38">
        <w:rPr>
          <w:rFonts w:ascii="Arial" w:eastAsia="Arial" w:hAnsi="Arial" w:cs="Arial"/>
        </w:rPr>
        <w:t>neighbors</w:t>
      </w:r>
      <w:r w:rsidRPr="698E0E38">
        <w:rPr>
          <w:rFonts w:ascii="Arial" w:eastAsia="Arial" w:hAnsi="Arial" w:cs="Arial"/>
        </w:rPr>
        <w:t>”</w:t>
      </w:r>
      <w:r w:rsidR="062BCAFE" w:rsidRPr="698E0E38">
        <w:rPr>
          <w:rFonts w:ascii="Arial" w:eastAsia="Arial" w:hAnsi="Arial" w:cs="Arial"/>
        </w:rPr>
        <w:t xml:space="preserve">, and 2) </w:t>
      </w:r>
      <w:r w:rsidRPr="698E0E38">
        <w:rPr>
          <w:rFonts w:ascii="Arial" w:eastAsia="Arial" w:hAnsi="Arial" w:cs="Arial"/>
        </w:rPr>
        <w:t xml:space="preserve">only to </w:t>
      </w:r>
      <w:r w:rsidR="6BD116DE" w:rsidRPr="698E0E38">
        <w:rPr>
          <w:rFonts w:ascii="Arial" w:eastAsia="Arial" w:hAnsi="Arial" w:cs="Arial"/>
        </w:rPr>
        <w:t>s</w:t>
      </w:r>
      <w:r w:rsidRPr="698E0E38">
        <w:rPr>
          <w:rFonts w:ascii="Arial" w:eastAsia="Arial" w:hAnsi="Arial" w:cs="Arial"/>
        </w:rPr>
        <w:t>ocial</w:t>
      </w:r>
      <w:r w:rsidR="7118FD75" w:rsidRPr="698E0E38">
        <w:rPr>
          <w:rFonts w:ascii="Arial" w:eastAsia="Arial" w:hAnsi="Arial" w:cs="Arial"/>
        </w:rPr>
        <w:t xml:space="preserve"> m</w:t>
      </w:r>
      <w:r w:rsidRPr="698E0E38">
        <w:rPr>
          <w:rFonts w:ascii="Arial" w:eastAsia="Arial" w:hAnsi="Arial" w:cs="Arial"/>
        </w:rPr>
        <w:t>edia</w:t>
      </w:r>
      <w:r w:rsidR="70302118" w:rsidRPr="698E0E38">
        <w:rPr>
          <w:rFonts w:ascii="Arial" w:eastAsia="Arial" w:hAnsi="Arial" w:cs="Arial"/>
        </w:rPr>
        <w:t xml:space="preserve"> variables. No significative differences were found</w:t>
      </w:r>
      <w:r w:rsidRPr="698E0E38">
        <w:rPr>
          <w:rFonts w:ascii="Arial" w:eastAsia="Arial" w:hAnsi="Arial" w:cs="Arial"/>
        </w:rPr>
        <w:t>,</w:t>
      </w:r>
      <w:r w:rsidR="79F839CF" w:rsidRPr="698E0E38">
        <w:rPr>
          <w:rFonts w:ascii="Arial" w:eastAsia="Arial" w:hAnsi="Arial" w:cs="Arial"/>
        </w:rPr>
        <w:t xml:space="preserve"> making us decide to</w:t>
      </w:r>
      <w:r w:rsidRPr="698E0E38">
        <w:rPr>
          <w:rFonts w:ascii="Arial" w:eastAsia="Arial" w:hAnsi="Arial" w:cs="Arial"/>
        </w:rPr>
        <w:t xml:space="preserve"> apply</w:t>
      </w:r>
      <w:r w:rsidR="4154492B" w:rsidRPr="698E0E38">
        <w:rPr>
          <w:rFonts w:ascii="Arial" w:eastAsia="Arial" w:hAnsi="Arial" w:cs="Arial"/>
        </w:rPr>
        <w:t xml:space="preserve"> the </w:t>
      </w:r>
      <w:r w:rsidR="1014098D" w:rsidRPr="698E0E38">
        <w:rPr>
          <w:rFonts w:ascii="Arial" w:eastAsia="Arial" w:hAnsi="Arial" w:cs="Arial"/>
        </w:rPr>
        <w:t>algorithm</w:t>
      </w:r>
      <w:r w:rsidRPr="698E0E38">
        <w:rPr>
          <w:rFonts w:ascii="Arial" w:eastAsia="Arial" w:hAnsi="Arial" w:cs="Arial"/>
        </w:rPr>
        <w:t xml:space="preserve"> to</w:t>
      </w:r>
      <w:r w:rsidR="35D6A997" w:rsidRPr="698E0E38">
        <w:rPr>
          <w:rFonts w:ascii="Arial" w:eastAsia="Arial" w:hAnsi="Arial" w:cs="Arial"/>
        </w:rPr>
        <w:t xml:space="preserve"> </w:t>
      </w:r>
      <w:r w:rsidRPr="698E0E38">
        <w:rPr>
          <w:rFonts w:ascii="Arial" w:eastAsia="Arial" w:hAnsi="Arial" w:cs="Arial"/>
        </w:rPr>
        <w:t xml:space="preserve">all </w:t>
      </w:r>
      <w:r w:rsidR="74B77DA8" w:rsidRPr="698E0E38">
        <w:rPr>
          <w:rFonts w:ascii="Arial" w:eastAsia="Arial" w:hAnsi="Arial" w:cs="Arial"/>
        </w:rPr>
        <w:t>neighbors</w:t>
      </w:r>
      <w:r w:rsidRPr="698E0E38">
        <w:rPr>
          <w:rFonts w:ascii="Arial" w:eastAsia="Arial" w:hAnsi="Arial" w:cs="Arial"/>
        </w:rPr>
        <w:t>.</w:t>
      </w:r>
      <w:r w:rsidR="474E789E" w:rsidRPr="698E0E38">
        <w:rPr>
          <w:rFonts w:ascii="Arial" w:eastAsia="Arial" w:hAnsi="Arial" w:cs="Arial"/>
        </w:rPr>
        <w:t xml:space="preserve"> Using</w:t>
      </w:r>
      <w:r w:rsidRPr="698E0E38">
        <w:rPr>
          <w:rFonts w:ascii="Arial" w:eastAsia="Arial" w:hAnsi="Arial" w:cs="Arial"/>
        </w:rPr>
        <w:t xml:space="preserve"> </w:t>
      </w:r>
      <w:r w:rsidR="3B7446A2" w:rsidRPr="698E0E38">
        <w:rPr>
          <w:rFonts w:ascii="Arial" w:eastAsia="Arial" w:hAnsi="Arial" w:cs="Arial"/>
        </w:rPr>
        <w:t xml:space="preserve">the </w:t>
      </w:r>
      <w:r w:rsidRPr="698E0E38">
        <w:rPr>
          <w:rFonts w:ascii="Arial" w:eastAsia="Arial" w:hAnsi="Arial" w:cs="Arial"/>
        </w:rPr>
        <w:t>KNN</w:t>
      </w:r>
      <w:r w:rsidR="1913CC81" w:rsidRPr="698E0E38">
        <w:rPr>
          <w:rFonts w:ascii="Arial" w:eastAsia="Arial" w:hAnsi="Arial" w:cs="Arial"/>
        </w:rPr>
        <w:t xml:space="preserve"> algorithm</w:t>
      </w:r>
      <w:r w:rsidRPr="698E0E38">
        <w:rPr>
          <w:rFonts w:ascii="Arial" w:eastAsia="Arial" w:hAnsi="Arial" w:cs="Arial"/>
        </w:rPr>
        <w:t>, we</w:t>
      </w:r>
      <w:r w:rsidR="23ADD79C" w:rsidRPr="698E0E38">
        <w:rPr>
          <w:rFonts w:ascii="Arial" w:eastAsia="Arial" w:hAnsi="Arial" w:cs="Arial"/>
        </w:rPr>
        <w:t xml:space="preserve"> were able to fill in 39 missing values,</w:t>
      </w:r>
      <w:r w:rsidR="441410DF" w:rsidRPr="698E0E38">
        <w:rPr>
          <w:rFonts w:ascii="Arial" w:eastAsia="Arial" w:hAnsi="Arial" w:cs="Arial"/>
        </w:rPr>
        <w:t xml:space="preserve"> making our dataset more complete,</w:t>
      </w:r>
      <w:r w:rsidR="1FDB5269" w:rsidRPr="698E0E38">
        <w:rPr>
          <w:rFonts w:ascii="Arial" w:eastAsia="Arial" w:hAnsi="Arial" w:cs="Arial"/>
        </w:rPr>
        <w:t xml:space="preserve"> with six variables having the same number of entries: 4.000 non-null values.</w:t>
      </w:r>
    </w:p>
    <w:p w14:paraId="18C96608" w14:textId="784DB709" w:rsidR="3112A7AF" w:rsidRDefault="3112A7AF" w:rsidP="1367DA03">
      <w:pPr>
        <w:spacing w:line="360" w:lineRule="auto"/>
        <w:jc w:val="both"/>
        <w:rPr>
          <w:rFonts w:ascii="Arial" w:eastAsia="Arial" w:hAnsi="Arial" w:cs="Arial"/>
          <w:b/>
          <w:bCs/>
        </w:rPr>
      </w:pPr>
    </w:p>
    <w:p w14:paraId="1F7F68D0" w14:textId="5B5435CD" w:rsidR="05F691D9" w:rsidRDefault="05F691D9" w:rsidP="698E0E38">
      <w:pPr>
        <w:pStyle w:val="Heading2"/>
        <w:spacing w:line="360" w:lineRule="auto"/>
        <w:jc w:val="both"/>
      </w:pPr>
      <w:bookmarkStart w:id="11" w:name="_Toc1384774646"/>
      <w:r w:rsidRPr="698E0E38">
        <w:t xml:space="preserve">2.2. </w:t>
      </w:r>
      <w:r w:rsidR="6F648F10" w:rsidRPr="698E0E38">
        <w:t>Products</w:t>
      </w:r>
      <w:bookmarkEnd w:id="11"/>
    </w:p>
    <w:p w14:paraId="79BE2BC1" w14:textId="0E3BB1C4" w:rsidR="55ABB84F" w:rsidRDefault="55ABB84F" w:rsidP="1367DA03">
      <w:pPr>
        <w:spacing w:line="360" w:lineRule="auto"/>
        <w:ind w:firstLine="708"/>
        <w:jc w:val="both"/>
        <w:rPr>
          <w:rFonts w:ascii="Arial" w:eastAsia="Arial" w:hAnsi="Arial" w:cs="Arial"/>
        </w:rPr>
      </w:pPr>
    </w:p>
    <w:p w14:paraId="52F0E79B" w14:textId="044F5439" w:rsidR="34B850A3" w:rsidRDefault="508441D1" w:rsidP="698E0E38">
      <w:pPr>
        <w:spacing w:beforeAutospacing="1" w:afterAutospacing="1" w:line="360" w:lineRule="auto"/>
        <w:ind w:right="567" w:firstLine="540"/>
        <w:jc w:val="both"/>
        <w:rPr>
          <w:rFonts w:ascii="Arial" w:eastAsia="Arial" w:hAnsi="Arial" w:cs="Arial"/>
          <w:lang w:val="pt-PT"/>
        </w:rPr>
      </w:pPr>
      <w:r w:rsidRPr="698E0E38">
        <w:rPr>
          <w:rFonts w:ascii="Arial" w:eastAsia="Arial" w:hAnsi="Arial" w:cs="Arial"/>
          <w:lang w:val="en-US"/>
        </w:rPr>
        <w:t>We noticed that two variable names were inconsistent: “Fitness&amp;Gym” and “Hiking&amp;Running</w:t>
      </w:r>
      <w:bookmarkStart w:id="12" w:name="_Int_v0tOgLHj"/>
      <w:r w:rsidRPr="698E0E38">
        <w:rPr>
          <w:rFonts w:ascii="Arial" w:eastAsia="Arial" w:hAnsi="Arial" w:cs="Arial"/>
          <w:lang w:val="en-US"/>
        </w:rPr>
        <w:t>”.</w:t>
      </w:r>
      <w:bookmarkEnd w:id="12"/>
      <w:r w:rsidRPr="698E0E38">
        <w:rPr>
          <w:rFonts w:ascii="Arial" w:eastAsia="Arial" w:hAnsi="Arial" w:cs="Arial"/>
          <w:lang w:val="en-US"/>
        </w:rPr>
        <w:t xml:space="preserve"> </w:t>
      </w:r>
      <w:r w:rsidRPr="698E0E38">
        <w:rPr>
          <w:rFonts w:ascii="Arial" w:eastAsia="Arial" w:hAnsi="Arial" w:cs="Arial"/>
          <w:lang w:val="pt-PT"/>
        </w:rPr>
        <w:t>We replaced “&amp;” with “_” using snake case convention to ensure readability and ease of use in coding.</w:t>
      </w:r>
      <w:r w:rsidRPr="698E0E38">
        <w:rPr>
          <w:rFonts w:ascii="Arial" w:eastAsia="Arial" w:hAnsi="Arial" w:cs="Arial"/>
        </w:rPr>
        <w:t xml:space="preserve"> </w:t>
      </w:r>
    </w:p>
    <w:p w14:paraId="4515A08B" w14:textId="12B14632" w:rsidR="34B850A3" w:rsidRDefault="34B850A3" w:rsidP="1367DA03">
      <w:pPr>
        <w:spacing w:line="360" w:lineRule="auto"/>
        <w:ind w:firstLine="708"/>
        <w:jc w:val="both"/>
        <w:rPr>
          <w:rFonts w:ascii="Arial" w:eastAsia="Arial" w:hAnsi="Arial" w:cs="Arial"/>
        </w:rPr>
      </w:pPr>
      <w:r w:rsidRPr="698E0E38">
        <w:rPr>
          <w:rFonts w:ascii="Arial" w:eastAsia="Arial" w:hAnsi="Arial" w:cs="Arial"/>
        </w:rPr>
        <w:t>As outliers</w:t>
      </w:r>
      <w:r w:rsidR="24D36F63" w:rsidRPr="698E0E38">
        <w:rPr>
          <w:rFonts w:ascii="Arial" w:eastAsia="Arial" w:hAnsi="Arial" w:cs="Arial"/>
        </w:rPr>
        <w:t xml:space="preserve"> were detected on the data exploration analysis phase</w:t>
      </w:r>
      <w:r w:rsidRPr="698E0E38">
        <w:rPr>
          <w:rFonts w:ascii="Arial" w:eastAsia="Arial" w:hAnsi="Arial" w:cs="Arial"/>
        </w:rPr>
        <w:t>,</w:t>
      </w:r>
      <w:r w:rsidR="00936AFF" w:rsidRPr="698E0E38">
        <w:rPr>
          <w:rFonts w:ascii="Arial" w:eastAsia="Arial" w:hAnsi="Arial" w:cs="Arial"/>
        </w:rPr>
        <w:t xml:space="preserve"> </w:t>
      </w:r>
      <w:r w:rsidR="00FF6F78" w:rsidRPr="698E0E38">
        <w:rPr>
          <w:rFonts w:ascii="Arial" w:eastAsia="Arial" w:hAnsi="Arial" w:cs="Arial"/>
        </w:rPr>
        <w:t xml:space="preserve">we tested </w:t>
      </w:r>
      <w:r w:rsidR="68E0BC99" w:rsidRPr="698E0E38">
        <w:rPr>
          <w:rFonts w:ascii="Arial" w:eastAsia="Arial" w:hAnsi="Arial" w:cs="Arial"/>
        </w:rPr>
        <w:t xml:space="preserve">them </w:t>
      </w:r>
      <w:r w:rsidR="00FF6F78" w:rsidRPr="698E0E38">
        <w:rPr>
          <w:rFonts w:ascii="Arial" w:eastAsia="Arial" w:hAnsi="Arial" w:cs="Arial"/>
        </w:rPr>
        <w:t xml:space="preserve">using several </w:t>
      </w:r>
      <w:r w:rsidR="00D642A3" w:rsidRPr="698E0E38">
        <w:rPr>
          <w:rFonts w:ascii="Arial" w:eastAsia="Arial" w:hAnsi="Arial" w:cs="Arial"/>
        </w:rPr>
        <w:t>statistic te</w:t>
      </w:r>
      <w:r w:rsidR="00FC4DFE" w:rsidRPr="698E0E38">
        <w:rPr>
          <w:rFonts w:ascii="Arial" w:eastAsia="Arial" w:hAnsi="Arial" w:cs="Arial"/>
        </w:rPr>
        <w:t>ch</w:t>
      </w:r>
      <w:r w:rsidR="00D642A3" w:rsidRPr="698E0E38">
        <w:rPr>
          <w:rFonts w:ascii="Arial" w:eastAsia="Arial" w:hAnsi="Arial" w:cs="Arial"/>
        </w:rPr>
        <w:t>ni</w:t>
      </w:r>
      <w:r w:rsidR="00FC4DFE" w:rsidRPr="698E0E38">
        <w:rPr>
          <w:rFonts w:ascii="Arial" w:eastAsia="Arial" w:hAnsi="Arial" w:cs="Arial"/>
        </w:rPr>
        <w:t>q</w:t>
      </w:r>
      <w:r w:rsidR="002D18E0" w:rsidRPr="698E0E38">
        <w:rPr>
          <w:rFonts w:ascii="Arial" w:eastAsia="Arial" w:hAnsi="Arial" w:cs="Arial"/>
        </w:rPr>
        <w:t>ue</w:t>
      </w:r>
      <w:r w:rsidR="00D642A3" w:rsidRPr="698E0E38">
        <w:rPr>
          <w:rFonts w:ascii="Arial" w:eastAsia="Arial" w:hAnsi="Arial" w:cs="Arial"/>
        </w:rPr>
        <w:t xml:space="preserve">s </w:t>
      </w:r>
      <w:r w:rsidR="00CC5D51" w:rsidRPr="698E0E38">
        <w:rPr>
          <w:rFonts w:ascii="Arial" w:eastAsia="Arial" w:hAnsi="Arial" w:cs="Arial"/>
        </w:rPr>
        <w:t xml:space="preserve">and </w:t>
      </w:r>
      <w:r w:rsidR="00BF52D4" w:rsidRPr="698E0E38">
        <w:rPr>
          <w:rFonts w:ascii="Arial" w:eastAsia="Arial" w:hAnsi="Arial" w:cs="Arial"/>
        </w:rPr>
        <w:t xml:space="preserve">decided to remove </w:t>
      </w:r>
      <w:r w:rsidR="08EDE148" w:rsidRPr="698E0E38">
        <w:rPr>
          <w:rFonts w:ascii="Arial" w:eastAsia="Arial" w:hAnsi="Arial" w:cs="Arial"/>
        </w:rPr>
        <w:t xml:space="preserve">all </w:t>
      </w:r>
      <w:r w:rsidR="00BF52D4" w:rsidRPr="698E0E38">
        <w:rPr>
          <w:rFonts w:ascii="Arial" w:eastAsia="Arial" w:hAnsi="Arial" w:cs="Arial"/>
        </w:rPr>
        <w:t xml:space="preserve">values with a z-score of </w:t>
      </w:r>
      <w:r w:rsidR="002203B8" w:rsidRPr="698E0E38">
        <w:rPr>
          <w:rFonts w:ascii="Arial" w:eastAsia="Arial" w:hAnsi="Arial" w:cs="Arial"/>
        </w:rPr>
        <w:t>four or higher</w:t>
      </w:r>
      <w:r w:rsidR="2FA24953" w:rsidRPr="698E0E38">
        <w:rPr>
          <w:rFonts w:ascii="Arial" w:eastAsia="Arial" w:hAnsi="Arial" w:cs="Arial"/>
        </w:rPr>
        <w:t>,</w:t>
      </w:r>
      <w:r w:rsidRPr="698E0E38">
        <w:rPr>
          <w:rFonts w:ascii="Arial" w:eastAsia="Arial" w:hAnsi="Arial" w:cs="Arial"/>
        </w:rPr>
        <w:t xml:space="preserve"> </w:t>
      </w:r>
      <w:r w:rsidR="745D1FBE" w:rsidRPr="698E0E38">
        <w:rPr>
          <w:rFonts w:ascii="Arial" w:eastAsia="Arial" w:hAnsi="Arial" w:cs="Arial"/>
        </w:rPr>
        <w:t xml:space="preserve">a total of </w:t>
      </w:r>
      <w:r w:rsidR="00571BE8" w:rsidRPr="698E0E38">
        <w:rPr>
          <w:rFonts w:ascii="Arial" w:eastAsia="Arial" w:hAnsi="Arial" w:cs="Arial"/>
        </w:rPr>
        <w:t>64</w:t>
      </w:r>
      <w:r w:rsidR="3CE57B0C" w:rsidRPr="698E0E38">
        <w:rPr>
          <w:rFonts w:ascii="Arial" w:eastAsia="Arial" w:hAnsi="Arial" w:cs="Arial"/>
        </w:rPr>
        <w:t xml:space="preserve"> data</w:t>
      </w:r>
      <w:r w:rsidR="2EC7F099" w:rsidRPr="698E0E38">
        <w:rPr>
          <w:rFonts w:ascii="Arial" w:eastAsia="Arial" w:hAnsi="Arial" w:cs="Arial"/>
        </w:rPr>
        <w:t xml:space="preserve"> </w:t>
      </w:r>
      <w:r w:rsidR="3CE57B0C" w:rsidRPr="698E0E38">
        <w:rPr>
          <w:rFonts w:ascii="Arial" w:eastAsia="Arial" w:hAnsi="Arial" w:cs="Arial"/>
        </w:rPr>
        <w:t>points</w:t>
      </w:r>
      <w:r w:rsidRPr="698E0E38">
        <w:rPr>
          <w:rFonts w:ascii="Arial" w:eastAsia="Arial" w:hAnsi="Arial" w:cs="Arial"/>
        </w:rPr>
        <w:t>.</w:t>
      </w:r>
      <w:r w:rsidR="00B109B7" w:rsidRPr="698E0E38">
        <w:rPr>
          <w:rFonts w:ascii="Arial" w:eastAsia="Arial" w:hAnsi="Arial" w:cs="Arial"/>
        </w:rPr>
        <w:t xml:space="preserve"> </w:t>
      </w:r>
    </w:p>
    <w:p w14:paraId="1935CD05" w14:textId="48EB9325" w:rsidR="4602734D" w:rsidRDefault="4602734D" w:rsidP="1367DA03">
      <w:pPr>
        <w:spacing w:line="360" w:lineRule="auto"/>
        <w:ind w:firstLine="708"/>
        <w:jc w:val="both"/>
        <w:rPr>
          <w:rFonts w:ascii="Arial" w:eastAsia="Arial" w:hAnsi="Arial" w:cs="Arial"/>
        </w:rPr>
      </w:pPr>
      <w:r w:rsidRPr="698E0E38">
        <w:rPr>
          <w:rFonts w:ascii="Arial" w:eastAsia="Arial" w:hAnsi="Arial" w:cs="Arial"/>
        </w:rPr>
        <w:t xml:space="preserve">We </w:t>
      </w:r>
      <w:r w:rsidR="1E3DE860" w:rsidRPr="698E0E38">
        <w:rPr>
          <w:rFonts w:ascii="Arial" w:eastAsia="Arial" w:hAnsi="Arial" w:cs="Arial"/>
        </w:rPr>
        <w:t>also</w:t>
      </w:r>
      <w:r w:rsidRPr="698E0E38">
        <w:rPr>
          <w:rFonts w:ascii="Arial" w:eastAsia="Arial" w:hAnsi="Arial" w:cs="Arial"/>
        </w:rPr>
        <w:t xml:space="preserve"> decided to do some feature engineering by creating three different columns: </w:t>
      </w:r>
      <w:r w:rsidR="7A9CB97D" w:rsidRPr="698E0E38">
        <w:rPr>
          <w:rFonts w:ascii="Arial" w:eastAsia="Arial" w:hAnsi="Arial" w:cs="Arial"/>
        </w:rPr>
        <w:t xml:space="preserve">1) </w:t>
      </w:r>
      <w:r w:rsidRPr="698E0E38">
        <w:rPr>
          <w:rFonts w:ascii="Arial" w:eastAsia="Arial" w:hAnsi="Arial" w:cs="Arial"/>
        </w:rPr>
        <w:t xml:space="preserve">total_spent (which represents the sum of </w:t>
      </w:r>
      <w:r w:rsidR="4C6375B0" w:rsidRPr="698E0E38">
        <w:rPr>
          <w:rFonts w:ascii="Arial" w:eastAsia="Arial" w:hAnsi="Arial" w:cs="Arial"/>
        </w:rPr>
        <w:t>'fitness_gym' with 'hiking_running', 'teamgames', and 'outdooractivities'</w:t>
      </w:r>
      <w:r w:rsidR="4802B81D" w:rsidRPr="698E0E38">
        <w:rPr>
          <w:rFonts w:ascii="Arial" w:eastAsia="Arial" w:hAnsi="Arial" w:cs="Arial"/>
        </w:rPr>
        <w:t>)</w:t>
      </w:r>
      <w:r w:rsidR="3DF7F527" w:rsidRPr="698E0E38">
        <w:rPr>
          <w:rFonts w:ascii="Arial" w:eastAsia="Arial" w:hAnsi="Arial" w:cs="Arial"/>
        </w:rPr>
        <w:t xml:space="preserve">, </w:t>
      </w:r>
      <w:r w:rsidR="3BDC0448" w:rsidRPr="698E0E38">
        <w:rPr>
          <w:rFonts w:ascii="Arial" w:eastAsia="Arial" w:hAnsi="Arial" w:cs="Arial"/>
        </w:rPr>
        <w:t>2) Avg_Spent which represents the average amount spent per product</w:t>
      </w:r>
      <w:r w:rsidR="0E14DA42" w:rsidRPr="698E0E38">
        <w:rPr>
          <w:rFonts w:ascii="Arial" w:eastAsia="Arial" w:hAnsi="Arial" w:cs="Arial"/>
        </w:rPr>
        <w:t xml:space="preserve"> and 3) Days_Since_Last_Purchase which represents the number of days since the last purchase of the customer.</w:t>
      </w:r>
      <w:r w:rsidR="3CF9E9E3" w:rsidRPr="698E0E38">
        <w:rPr>
          <w:rFonts w:ascii="Arial" w:eastAsia="Arial" w:hAnsi="Arial" w:cs="Arial"/>
        </w:rPr>
        <w:t xml:space="preserve"> Afterwards we </w:t>
      </w:r>
      <w:r w:rsidR="61416254" w:rsidRPr="698E0E38">
        <w:rPr>
          <w:rFonts w:ascii="Arial" w:eastAsia="Arial" w:hAnsi="Arial" w:cs="Arial"/>
        </w:rPr>
        <w:t>dropped</w:t>
      </w:r>
      <w:r w:rsidR="3CF9E9E3" w:rsidRPr="698E0E38">
        <w:rPr>
          <w:rFonts w:ascii="Arial" w:eastAsia="Arial" w:hAnsi="Arial" w:cs="Arial"/>
        </w:rPr>
        <w:t xml:space="preserve"> the ‘last_purchase’ feature</w:t>
      </w:r>
      <w:r w:rsidR="638D5539" w:rsidRPr="698E0E38">
        <w:rPr>
          <w:rFonts w:ascii="Arial" w:eastAsia="Arial" w:hAnsi="Arial" w:cs="Arial"/>
        </w:rPr>
        <w:t xml:space="preserve"> as it is not used anymore.</w:t>
      </w:r>
    </w:p>
    <w:p w14:paraId="13FD9D42" w14:textId="345E5C2E" w:rsidR="4C8A4DF9" w:rsidRDefault="4C8A4DF9" w:rsidP="1367DA03">
      <w:pPr>
        <w:spacing w:line="360" w:lineRule="auto"/>
        <w:ind w:firstLine="708"/>
        <w:jc w:val="both"/>
        <w:rPr>
          <w:rFonts w:ascii="Arial" w:eastAsia="Arial" w:hAnsi="Arial" w:cs="Arial"/>
        </w:rPr>
      </w:pPr>
      <w:r w:rsidRPr="698E0E38">
        <w:rPr>
          <w:rFonts w:ascii="Arial" w:eastAsia="Arial" w:hAnsi="Arial" w:cs="Arial"/>
        </w:rPr>
        <w:t xml:space="preserve">After creating the new </w:t>
      </w:r>
      <w:r w:rsidR="259882C7" w:rsidRPr="698E0E38">
        <w:rPr>
          <w:rFonts w:ascii="Arial" w:eastAsia="Arial" w:hAnsi="Arial" w:cs="Arial"/>
        </w:rPr>
        <w:t>features,</w:t>
      </w:r>
      <w:r w:rsidRPr="698E0E38">
        <w:rPr>
          <w:rFonts w:ascii="Arial" w:eastAsia="Arial" w:hAnsi="Arial" w:cs="Arial"/>
        </w:rPr>
        <w:t xml:space="preserve"> we r</w:t>
      </w:r>
      <w:r w:rsidR="6C61302B" w:rsidRPr="698E0E38">
        <w:rPr>
          <w:rFonts w:ascii="Arial" w:eastAsia="Arial" w:hAnsi="Arial" w:cs="Arial"/>
        </w:rPr>
        <w:t>a</w:t>
      </w:r>
      <w:r w:rsidRPr="698E0E38">
        <w:rPr>
          <w:rFonts w:ascii="Arial" w:eastAsia="Arial" w:hAnsi="Arial" w:cs="Arial"/>
        </w:rPr>
        <w:t>n a correlation matrix to check if any of the features were h</w:t>
      </w:r>
      <w:r w:rsidR="6AE2CF7E" w:rsidRPr="698E0E38">
        <w:rPr>
          <w:rFonts w:ascii="Arial" w:eastAsia="Arial" w:hAnsi="Arial" w:cs="Arial"/>
        </w:rPr>
        <w:t>ighly correlated</w:t>
      </w:r>
      <w:r w:rsidR="30DE4883" w:rsidRPr="698E0E38">
        <w:rPr>
          <w:rFonts w:ascii="Arial" w:eastAsia="Arial" w:hAnsi="Arial" w:cs="Arial"/>
        </w:rPr>
        <w:t xml:space="preserve"> which would impact the clustering algorithm. The ‘total spent’ feature has a 0</w:t>
      </w:r>
      <w:r w:rsidR="134DC047" w:rsidRPr="698E0E38">
        <w:rPr>
          <w:rFonts w:ascii="Arial" w:eastAsia="Arial" w:hAnsi="Arial" w:cs="Arial"/>
        </w:rPr>
        <w:t>.93 correlation value with ‘</w:t>
      </w:r>
      <w:r w:rsidR="716FB7FC" w:rsidRPr="698E0E38">
        <w:rPr>
          <w:rFonts w:ascii="Arial" w:eastAsia="Arial" w:hAnsi="Arial" w:cs="Arial"/>
        </w:rPr>
        <w:t>T</w:t>
      </w:r>
      <w:r w:rsidR="134DC047" w:rsidRPr="698E0E38">
        <w:rPr>
          <w:rFonts w:ascii="Arial" w:eastAsia="Arial" w:hAnsi="Arial" w:cs="Arial"/>
        </w:rPr>
        <w:t>eamgames’ feature and therefore we decided to drop t</w:t>
      </w:r>
      <w:r w:rsidR="00116C29" w:rsidRPr="698E0E38">
        <w:rPr>
          <w:rFonts w:ascii="Arial" w:eastAsia="Arial" w:hAnsi="Arial" w:cs="Arial"/>
        </w:rPr>
        <w:t>hat feature as well</w:t>
      </w:r>
      <w:r w:rsidR="134DC047" w:rsidRPr="698E0E38">
        <w:rPr>
          <w:rFonts w:ascii="Arial" w:eastAsia="Arial" w:hAnsi="Arial" w:cs="Arial"/>
        </w:rPr>
        <w:t>.</w:t>
      </w:r>
    </w:p>
    <w:p w14:paraId="77443B48" w14:textId="2CD1D3FA" w:rsidR="6BD6E8B2" w:rsidRDefault="6BD6E8B2" w:rsidP="1367DA03">
      <w:pPr>
        <w:spacing w:line="360" w:lineRule="auto"/>
        <w:ind w:firstLine="708"/>
        <w:jc w:val="both"/>
        <w:rPr>
          <w:rFonts w:ascii="Arial" w:eastAsia="Arial" w:hAnsi="Arial" w:cs="Arial"/>
        </w:rPr>
      </w:pPr>
      <w:r w:rsidRPr="698E0E38">
        <w:rPr>
          <w:rFonts w:ascii="Arial" w:eastAsia="Arial" w:hAnsi="Arial" w:cs="Arial"/>
        </w:rPr>
        <w:t>To be certain of our approach</w:t>
      </w:r>
      <w:r w:rsidR="36C4C88A" w:rsidRPr="698E0E38">
        <w:rPr>
          <w:rFonts w:ascii="Arial" w:eastAsia="Arial" w:hAnsi="Arial" w:cs="Arial"/>
        </w:rPr>
        <w:t>,</w:t>
      </w:r>
      <w:r w:rsidRPr="698E0E38">
        <w:rPr>
          <w:rFonts w:ascii="Arial" w:eastAsia="Arial" w:hAnsi="Arial" w:cs="Arial"/>
        </w:rPr>
        <w:t xml:space="preserve"> we decided to generate a boxplot </w:t>
      </w:r>
      <w:r w:rsidR="2DA7FC89" w:rsidRPr="698E0E38">
        <w:rPr>
          <w:rFonts w:ascii="Arial" w:eastAsia="Arial" w:hAnsi="Arial" w:cs="Arial"/>
        </w:rPr>
        <w:t xml:space="preserve">and histograms of our features </w:t>
      </w:r>
      <w:r w:rsidRPr="698E0E38">
        <w:rPr>
          <w:rFonts w:ascii="Arial" w:eastAsia="Arial" w:hAnsi="Arial" w:cs="Arial"/>
        </w:rPr>
        <w:t>to visualize the</w:t>
      </w:r>
      <w:r w:rsidR="50256709" w:rsidRPr="698E0E38">
        <w:rPr>
          <w:rFonts w:ascii="Arial" w:eastAsia="Arial" w:hAnsi="Arial" w:cs="Arial"/>
        </w:rPr>
        <w:t>ir</w:t>
      </w:r>
      <w:r w:rsidRPr="698E0E38">
        <w:rPr>
          <w:rFonts w:ascii="Arial" w:eastAsia="Arial" w:hAnsi="Arial" w:cs="Arial"/>
        </w:rPr>
        <w:t xml:space="preserve"> </w:t>
      </w:r>
      <w:r w:rsidR="119C6258" w:rsidRPr="698E0E38">
        <w:rPr>
          <w:rFonts w:ascii="Arial" w:eastAsia="Arial" w:hAnsi="Arial" w:cs="Arial"/>
        </w:rPr>
        <w:t>individual distributions</w:t>
      </w:r>
      <w:r w:rsidRPr="698E0E38">
        <w:rPr>
          <w:rFonts w:ascii="Arial" w:eastAsia="Arial" w:hAnsi="Arial" w:cs="Arial"/>
        </w:rPr>
        <w:t xml:space="preserve">. </w:t>
      </w:r>
    </w:p>
    <w:p w14:paraId="534A764D" w14:textId="3335FD33" w:rsidR="006B0BE3" w:rsidRDefault="00B1747C" w:rsidP="1367DA03">
      <w:pPr>
        <w:spacing w:line="360" w:lineRule="auto"/>
        <w:ind w:firstLine="708"/>
        <w:jc w:val="both"/>
        <w:rPr>
          <w:rFonts w:ascii="Arial" w:eastAsia="Arial" w:hAnsi="Arial" w:cs="Arial"/>
        </w:rPr>
      </w:pPr>
      <w:r w:rsidRPr="698E0E38">
        <w:rPr>
          <w:rFonts w:ascii="Arial" w:eastAsia="Arial" w:hAnsi="Arial" w:cs="Arial"/>
        </w:rPr>
        <w:t xml:space="preserve">We </w:t>
      </w:r>
      <w:r w:rsidR="59B79D37" w:rsidRPr="698E0E38">
        <w:rPr>
          <w:rFonts w:ascii="Arial" w:eastAsia="Arial" w:hAnsi="Arial" w:cs="Arial"/>
        </w:rPr>
        <w:t>verified that the skewness of ‘</w:t>
      </w:r>
      <w:r w:rsidR="68E3385D" w:rsidRPr="698E0E38">
        <w:rPr>
          <w:rFonts w:ascii="Arial" w:eastAsia="Arial" w:hAnsi="Arial" w:cs="Arial"/>
        </w:rPr>
        <w:t>H</w:t>
      </w:r>
      <w:r w:rsidR="59B79D37" w:rsidRPr="698E0E38">
        <w:rPr>
          <w:rFonts w:ascii="Arial" w:eastAsia="Arial" w:hAnsi="Arial" w:cs="Arial"/>
        </w:rPr>
        <w:t xml:space="preserve">iking_running’ </w:t>
      </w:r>
      <w:r w:rsidR="7AB547C0" w:rsidRPr="698E0E38">
        <w:rPr>
          <w:rFonts w:ascii="Arial" w:eastAsia="Arial" w:hAnsi="Arial" w:cs="Arial"/>
        </w:rPr>
        <w:t>and ‘</w:t>
      </w:r>
      <w:r w:rsidR="41CCF5B8" w:rsidRPr="698E0E38">
        <w:rPr>
          <w:rFonts w:ascii="Arial" w:eastAsia="Arial" w:hAnsi="Arial" w:cs="Arial"/>
        </w:rPr>
        <w:t>T</w:t>
      </w:r>
      <w:r w:rsidR="7AB547C0" w:rsidRPr="698E0E38">
        <w:rPr>
          <w:rFonts w:ascii="Arial" w:eastAsia="Arial" w:hAnsi="Arial" w:cs="Arial"/>
        </w:rPr>
        <w:t xml:space="preserve">otal_products’ </w:t>
      </w:r>
      <w:r w:rsidR="59B79D37" w:rsidRPr="698E0E38">
        <w:rPr>
          <w:rFonts w:ascii="Arial" w:eastAsia="Arial" w:hAnsi="Arial" w:cs="Arial"/>
        </w:rPr>
        <w:t>feature</w:t>
      </w:r>
      <w:r w:rsidR="181F8170" w:rsidRPr="698E0E38">
        <w:rPr>
          <w:rFonts w:ascii="Arial" w:eastAsia="Arial" w:hAnsi="Arial" w:cs="Arial"/>
        </w:rPr>
        <w:t>s</w:t>
      </w:r>
      <w:r w:rsidR="59B79D37" w:rsidRPr="698E0E38">
        <w:rPr>
          <w:rFonts w:ascii="Arial" w:eastAsia="Arial" w:hAnsi="Arial" w:cs="Arial"/>
        </w:rPr>
        <w:t xml:space="preserve"> </w:t>
      </w:r>
      <w:r w:rsidR="04A5017C" w:rsidRPr="698E0E38">
        <w:rPr>
          <w:rFonts w:ascii="Arial" w:eastAsia="Arial" w:hAnsi="Arial" w:cs="Arial"/>
        </w:rPr>
        <w:t xml:space="preserve">were </w:t>
      </w:r>
      <w:r w:rsidR="59B79D37" w:rsidRPr="698E0E38">
        <w:rPr>
          <w:rFonts w:ascii="Arial" w:eastAsia="Arial" w:hAnsi="Arial" w:cs="Arial"/>
        </w:rPr>
        <w:t xml:space="preserve">4.67 </w:t>
      </w:r>
      <w:r w:rsidR="745C0494" w:rsidRPr="698E0E38">
        <w:rPr>
          <w:rFonts w:ascii="Arial" w:eastAsia="Arial" w:hAnsi="Arial" w:cs="Arial"/>
        </w:rPr>
        <w:t>and 1.79 respectively</w:t>
      </w:r>
      <w:r w:rsidR="0EB08A95" w:rsidRPr="698E0E38">
        <w:rPr>
          <w:rFonts w:ascii="Arial" w:eastAsia="Arial" w:hAnsi="Arial" w:cs="Arial"/>
        </w:rPr>
        <w:t>, both</w:t>
      </w:r>
      <w:r w:rsidR="59B79D37" w:rsidRPr="698E0E38">
        <w:rPr>
          <w:rFonts w:ascii="Arial" w:eastAsia="Arial" w:hAnsi="Arial" w:cs="Arial"/>
        </w:rPr>
        <w:t xml:space="preserve"> high value</w:t>
      </w:r>
      <w:r w:rsidR="672BAE76" w:rsidRPr="698E0E38">
        <w:rPr>
          <w:rFonts w:ascii="Arial" w:eastAsia="Arial" w:hAnsi="Arial" w:cs="Arial"/>
        </w:rPr>
        <w:t>s</w:t>
      </w:r>
      <w:r w:rsidR="59B79D37" w:rsidRPr="698E0E38">
        <w:rPr>
          <w:rFonts w:ascii="Arial" w:eastAsia="Arial" w:hAnsi="Arial" w:cs="Arial"/>
        </w:rPr>
        <w:t xml:space="preserve"> and so we decided to apply a transformation on the data</w:t>
      </w:r>
      <w:r w:rsidR="7FBB0BE5" w:rsidRPr="698E0E38">
        <w:rPr>
          <w:rFonts w:ascii="Arial" w:eastAsia="Arial" w:hAnsi="Arial" w:cs="Arial"/>
        </w:rPr>
        <w:t xml:space="preserve"> to normalize it</w:t>
      </w:r>
      <w:r w:rsidR="59B79D37" w:rsidRPr="698E0E38">
        <w:rPr>
          <w:rFonts w:ascii="Arial" w:eastAsia="Arial" w:hAnsi="Arial" w:cs="Arial"/>
        </w:rPr>
        <w:t>.</w:t>
      </w:r>
      <w:r w:rsidR="132DA703" w:rsidRPr="698E0E38">
        <w:rPr>
          <w:rFonts w:ascii="Arial" w:eastAsia="Arial" w:hAnsi="Arial" w:cs="Arial"/>
        </w:rPr>
        <w:t xml:space="preserve"> </w:t>
      </w:r>
      <w:r w:rsidR="692CC682" w:rsidRPr="698E0E38">
        <w:rPr>
          <w:rFonts w:ascii="Arial" w:eastAsia="Arial" w:hAnsi="Arial" w:cs="Arial"/>
        </w:rPr>
        <w:t>We tested several types of transformation</w:t>
      </w:r>
      <w:r w:rsidR="098A6F8C" w:rsidRPr="698E0E38">
        <w:rPr>
          <w:rFonts w:ascii="Arial" w:eastAsia="Arial" w:hAnsi="Arial" w:cs="Arial"/>
        </w:rPr>
        <w:t>s</w:t>
      </w:r>
      <w:r w:rsidR="692CC682" w:rsidRPr="698E0E38">
        <w:rPr>
          <w:rFonts w:ascii="Arial" w:eastAsia="Arial" w:hAnsi="Arial" w:cs="Arial"/>
        </w:rPr>
        <w:t xml:space="preserve"> </w:t>
      </w:r>
      <w:r w:rsidR="1BCADB80" w:rsidRPr="698E0E38">
        <w:rPr>
          <w:rFonts w:ascii="Arial" w:eastAsia="Arial" w:hAnsi="Arial" w:cs="Arial"/>
        </w:rPr>
        <w:t>and</w:t>
      </w:r>
      <w:r w:rsidR="692CC682" w:rsidRPr="698E0E38">
        <w:rPr>
          <w:rFonts w:ascii="Arial" w:eastAsia="Arial" w:hAnsi="Arial" w:cs="Arial"/>
        </w:rPr>
        <w:t xml:space="preserve"> </w:t>
      </w:r>
      <w:r w:rsidR="33F6057D" w:rsidRPr="698E0E38">
        <w:rPr>
          <w:rFonts w:ascii="Arial" w:eastAsia="Arial" w:hAnsi="Arial" w:cs="Arial"/>
        </w:rPr>
        <w:t>opted for</w:t>
      </w:r>
      <w:r w:rsidR="3592A718" w:rsidRPr="698E0E38">
        <w:rPr>
          <w:rFonts w:ascii="Arial" w:eastAsia="Arial" w:hAnsi="Arial" w:cs="Arial"/>
        </w:rPr>
        <w:t xml:space="preserve"> a log transformation because </w:t>
      </w:r>
      <w:r w:rsidR="2CEBBD9F" w:rsidRPr="698E0E38">
        <w:rPr>
          <w:rFonts w:ascii="Arial" w:eastAsia="Arial" w:hAnsi="Arial" w:cs="Arial"/>
        </w:rPr>
        <w:t xml:space="preserve">it performed better, lowering </w:t>
      </w:r>
      <w:r w:rsidR="3592A718" w:rsidRPr="698E0E38">
        <w:rPr>
          <w:rFonts w:ascii="Arial" w:eastAsia="Arial" w:hAnsi="Arial" w:cs="Arial"/>
        </w:rPr>
        <w:t xml:space="preserve">the skewness to </w:t>
      </w:r>
      <w:r w:rsidR="67B737DC" w:rsidRPr="698E0E38">
        <w:rPr>
          <w:rFonts w:ascii="Arial" w:eastAsia="Arial" w:hAnsi="Arial" w:cs="Arial"/>
        </w:rPr>
        <w:t xml:space="preserve">near </w:t>
      </w:r>
      <w:r w:rsidR="3592A718" w:rsidRPr="698E0E38">
        <w:rPr>
          <w:rFonts w:ascii="Arial" w:eastAsia="Arial" w:hAnsi="Arial" w:cs="Arial"/>
        </w:rPr>
        <w:t>zero.</w:t>
      </w:r>
      <w:r w:rsidR="006B0BE3" w:rsidRPr="698E0E38">
        <w:rPr>
          <w:rFonts w:ascii="Arial" w:eastAsia="Arial" w:hAnsi="Arial" w:cs="Arial"/>
        </w:rPr>
        <w:t xml:space="preserve"> </w:t>
      </w:r>
    </w:p>
    <w:p w14:paraId="2420B857" w14:textId="4ECAD0E3" w:rsidR="006B0BE3" w:rsidRDefault="006B0BE3" w:rsidP="1367DA03">
      <w:pPr>
        <w:spacing w:line="360" w:lineRule="auto"/>
        <w:ind w:firstLine="708"/>
        <w:jc w:val="both"/>
        <w:rPr>
          <w:rFonts w:ascii="Arial" w:eastAsia="Arial" w:hAnsi="Arial" w:cs="Arial"/>
        </w:rPr>
      </w:pPr>
      <w:r w:rsidRPr="698E0E38">
        <w:rPr>
          <w:rFonts w:ascii="Arial" w:eastAsia="Arial" w:hAnsi="Arial" w:cs="Arial"/>
        </w:rPr>
        <w:t xml:space="preserve">After the initial cleaning of the data, we proceeded to scale our dataset using ‘Standard Scaler’ so that the data clustering results in better separated clusters. We </w:t>
      </w:r>
      <w:r w:rsidR="6E44637C" w:rsidRPr="698E0E38">
        <w:rPr>
          <w:rFonts w:ascii="Arial" w:eastAsia="Arial" w:hAnsi="Arial" w:cs="Arial"/>
        </w:rPr>
        <w:t xml:space="preserve">opted for a </w:t>
      </w:r>
      <w:r w:rsidRPr="698E0E38">
        <w:rPr>
          <w:rFonts w:ascii="Arial" w:eastAsia="Arial" w:hAnsi="Arial" w:cs="Arial"/>
        </w:rPr>
        <w:t xml:space="preserve">standard scaler </w:t>
      </w:r>
      <w:r w:rsidR="619CBC83" w:rsidRPr="698E0E38">
        <w:rPr>
          <w:rFonts w:ascii="Arial" w:eastAsia="Arial" w:hAnsi="Arial" w:cs="Arial"/>
        </w:rPr>
        <w:t>sinc</w:t>
      </w:r>
      <w:r w:rsidRPr="698E0E38">
        <w:rPr>
          <w:rFonts w:ascii="Arial" w:eastAsia="Arial" w:hAnsi="Arial" w:cs="Arial"/>
        </w:rPr>
        <w:t xml:space="preserve">e we previously removed the outliers in </w:t>
      </w:r>
      <w:r w:rsidR="6BA8459C" w:rsidRPr="698E0E38">
        <w:rPr>
          <w:rFonts w:ascii="Arial" w:eastAsia="Arial" w:hAnsi="Arial" w:cs="Arial"/>
        </w:rPr>
        <w:t>the</w:t>
      </w:r>
      <w:r w:rsidRPr="698E0E38">
        <w:rPr>
          <w:rFonts w:ascii="Arial" w:eastAsia="Arial" w:hAnsi="Arial" w:cs="Arial"/>
        </w:rPr>
        <w:t xml:space="preserve"> dataset and </w:t>
      </w:r>
      <w:r w:rsidR="7C6F6C1D" w:rsidRPr="698E0E38">
        <w:rPr>
          <w:rFonts w:ascii="Arial" w:eastAsia="Arial" w:hAnsi="Arial" w:cs="Arial"/>
        </w:rPr>
        <w:t xml:space="preserve">verified </w:t>
      </w:r>
      <w:r w:rsidRPr="698E0E38">
        <w:rPr>
          <w:rFonts w:ascii="Arial" w:eastAsia="Arial" w:hAnsi="Arial" w:cs="Arial"/>
        </w:rPr>
        <w:t xml:space="preserve">that the distribution </w:t>
      </w:r>
      <w:r w:rsidR="565C7C38" w:rsidRPr="698E0E38">
        <w:rPr>
          <w:rFonts w:ascii="Arial" w:eastAsia="Arial" w:hAnsi="Arial" w:cs="Arial"/>
        </w:rPr>
        <w:t xml:space="preserve">of the features </w:t>
      </w:r>
      <w:r w:rsidR="70C27B2F" w:rsidRPr="698E0E38">
        <w:rPr>
          <w:rFonts w:ascii="Arial" w:eastAsia="Arial" w:hAnsi="Arial" w:cs="Arial"/>
        </w:rPr>
        <w:t>was</w:t>
      </w:r>
      <w:r w:rsidR="565C7C38" w:rsidRPr="698E0E38">
        <w:rPr>
          <w:rFonts w:ascii="Arial" w:eastAsia="Arial" w:hAnsi="Arial" w:cs="Arial"/>
        </w:rPr>
        <w:t xml:space="preserve"> </w:t>
      </w:r>
      <w:r w:rsidR="0D932018" w:rsidRPr="698E0E38">
        <w:rPr>
          <w:rFonts w:ascii="Arial" w:eastAsia="Arial" w:hAnsi="Arial" w:cs="Arial"/>
        </w:rPr>
        <w:t>close to</w:t>
      </w:r>
      <w:r w:rsidR="7BF6FE24" w:rsidRPr="698E0E38">
        <w:rPr>
          <w:rFonts w:ascii="Arial" w:eastAsia="Arial" w:hAnsi="Arial" w:cs="Arial"/>
        </w:rPr>
        <w:t xml:space="preserve"> </w:t>
      </w:r>
      <w:r w:rsidRPr="698E0E38">
        <w:rPr>
          <w:rFonts w:ascii="Arial" w:eastAsia="Arial" w:hAnsi="Arial" w:cs="Arial"/>
        </w:rPr>
        <w:t>normal.</w:t>
      </w:r>
    </w:p>
    <w:p w14:paraId="00986C53" w14:textId="164CA605" w:rsidR="692CC682" w:rsidRDefault="692CC682" w:rsidP="1367DA03">
      <w:pPr>
        <w:spacing w:line="360" w:lineRule="auto"/>
        <w:ind w:firstLine="708"/>
        <w:jc w:val="both"/>
        <w:rPr>
          <w:rFonts w:ascii="Arial" w:eastAsia="Arial" w:hAnsi="Arial" w:cs="Arial"/>
        </w:rPr>
      </w:pPr>
    </w:p>
    <w:p w14:paraId="1AA5517D" w14:textId="7FE74595" w:rsidR="50A62B31" w:rsidRDefault="50A62B31" w:rsidP="698E0E38">
      <w:pPr>
        <w:pStyle w:val="Heading2"/>
        <w:spacing w:line="360" w:lineRule="auto"/>
        <w:jc w:val="both"/>
      </w:pPr>
      <w:bookmarkStart w:id="13" w:name="_Toc2018918011"/>
      <w:r w:rsidRPr="698E0E38">
        <w:t xml:space="preserve">2.3. </w:t>
      </w:r>
      <w:r w:rsidR="558B603D" w:rsidRPr="698E0E38">
        <w:t>Demographic</w:t>
      </w:r>
      <w:bookmarkEnd w:id="13"/>
    </w:p>
    <w:p w14:paraId="29637381" w14:textId="753656B2" w:rsidR="7884466E" w:rsidRDefault="7884466E" w:rsidP="698E0E38">
      <w:pPr>
        <w:spacing w:line="360" w:lineRule="auto"/>
        <w:jc w:val="both"/>
        <w:rPr>
          <w:rFonts w:ascii="Arial" w:eastAsia="Arial" w:hAnsi="Arial" w:cs="Arial"/>
        </w:rPr>
      </w:pPr>
    </w:p>
    <w:p w14:paraId="77580ACE" w14:textId="5F222B7D" w:rsidR="30C5532F" w:rsidRDefault="30C5532F" w:rsidP="3BBE81FC">
      <w:pPr>
        <w:spacing w:line="360" w:lineRule="auto"/>
        <w:ind w:firstLine="708"/>
        <w:jc w:val="both"/>
        <w:rPr>
          <w:rFonts w:ascii="Arial" w:eastAsia="Arial" w:hAnsi="Arial" w:cs="Arial"/>
        </w:rPr>
      </w:pPr>
      <w:r w:rsidRPr="698E0E38">
        <w:rPr>
          <w:rFonts w:ascii="Arial" w:eastAsia="Arial" w:hAnsi="Arial" w:cs="Arial"/>
        </w:rPr>
        <w:t>To address the previously mentioned issues with this dataset, the following work was carried out:</w:t>
      </w:r>
    </w:p>
    <w:p w14:paraId="5742FB73" w14:textId="2CECC207" w:rsidR="30C5532F" w:rsidRDefault="30C5532F" w:rsidP="1367DA03">
      <w:pPr>
        <w:pStyle w:val="ListParagraph"/>
        <w:numPr>
          <w:ilvl w:val="0"/>
          <w:numId w:val="13"/>
        </w:numPr>
        <w:spacing w:line="360" w:lineRule="auto"/>
        <w:jc w:val="both"/>
        <w:rPr>
          <w:rFonts w:ascii="Arial" w:eastAsia="Arial" w:hAnsi="Arial" w:cs="Arial"/>
          <w:b/>
          <w:bCs/>
        </w:rPr>
      </w:pPr>
      <w:r w:rsidRPr="698E0E38">
        <w:rPr>
          <w:rFonts w:ascii="Arial" w:eastAsia="Arial" w:hAnsi="Arial" w:cs="Arial"/>
          <w:b/>
          <w:bCs/>
        </w:rPr>
        <w:t>City:</w:t>
      </w:r>
    </w:p>
    <w:p w14:paraId="4C0397E0" w14:textId="1A5111D8" w:rsidR="30C5532F" w:rsidRDefault="30C5532F" w:rsidP="1367DA03">
      <w:pPr>
        <w:pStyle w:val="ListParagraph"/>
        <w:numPr>
          <w:ilvl w:val="0"/>
          <w:numId w:val="11"/>
        </w:numPr>
        <w:spacing w:line="360" w:lineRule="auto"/>
        <w:jc w:val="both"/>
        <w:rPr>
          <w:rFonts w:ascii="Arial" w:eastAsia="Arial" w:hAnsi="Arial" w:cs="Arial"/>
        </w:rPr>
      </w:pPr>
      <w:r w:rsidRPr="698E0E38">
        <w:rPr>
          <w:rFonts w:ascii="Arial" w:eastAsia="Arial" w:hAnsi="Arial" w:cs="Arial"/>
        </w:rPr>
        <w:t>Fixing Typos: A "replace" operation was performed to correct the typo from "Brimingham" to the correct name, "Birmingham".</w:t>
      </w:r>
    </w:p>
    <w:p w14:paraId="429E702B" w14:textId="3EA3F116" w:rsidR="30C5532F" w:rsidRDefault="30C5532F" w:rsidP="1367DA03">
      <w:pPr>
        <w:pStyle w:val="ListParagraph"/>
        <w:numPr>
          <w:ilvl w:val="0"/>
          <w:numId w:val="11"/>
        </w:numPr>
        <w:spacing w:line="360" w:lineRule="auto"/>
        <w:jc w:val="both"/>
        <w:rPr>
          <w:rFonts w:ascii="Arial" w:eastAsia="Arial" w:hAnsi="Arial" w:cs="Arial"/>
        </w:rPr>
      </w:pPr>
      <w:r w:rsidRPr="698E0E38">
        <w:rPr>
          <w:rFonts w:ascii="Arial" w:eastAsia="Arial" w:hAnsi="Arial" w:cs="Arial"/>
        </w:rPr>
        <w:t>Blank Values: For blank values, a new classification "Other location" was created, allowing the data and marketing departments to work on obtaining the real locations of the customers. The decision not to apply KNN (K-Nearest Neighbors) was made because this dataset was</w:t>
      </w:r>
      <w:r w:rsidR="1758E3E1" w:rsidRPr="698E0E38">
        <w:rPr>
          <w:rFonts w:ascii="Arial" w:eastAsia="Arial" w:hAnsi="Arial" w:cs="Arial"/>
        </w:rPr>
        <w:t xml:space="preserve"> not</w:t>
      </w:r>
      <w:r w:rsidRPr="698E0E38">
        <w:rPr>
          <w:rFonts w:ascii="Arial" w:eastAsia="Arial" w:hAnsi="Arial" w:cs="Arial"/>
        </w:rPr>
        <w:t xml:space="preserve"> intended for clustering, but rather to enrich the information in other datasets.</w:t>
      </w:r>
    </w:p>
    <w:p w14:paraId="6F6D724C" w14:textId="02EF5B5D" w:rsidR="30C5532F" w:rsidRDefault="30C5532F" w:rsidP="1367DA03">
      <w:pPr>
        <w:pStyle w:val="ListParagraph"/>
        <w:numPr>
          <w:ilvl w:val="0"/>
          <w:numId w:val="13"/>
        </w:numPr>
        <w:spacing w:line="360" w:lineRule="auto"/>
        <w:jc w:val="both"/>
        <w:rPr>
          <w:rFonts w:ascii="Arial" w:eastAsia="Arial" w:hAnsi="Arial" w:cs="Arial"/>
          <w:b/>
          <w:bCs/>
        </w:rPr>
      </w:pPr>
      <w:r w:rsidRPr="698E0E38">
        <w:rPr>
          <w:rFonts w:ascii="Arial" w:eastAsia="Arial" w:hAnsi="Arial" w:cs="Arial"/>
          <w:b/>
          <w:bCs/>
        </w:rPr>
        <w:t>Dependents:</w:t>
      </w:r>
    </w:p>
    <w:p w14:paraId="347D9AE8" w14:textId="22D9A598" w:rsidR="30C5532F" w:rsidRDefault="30C5532F" w:rsidP="1367DA03">
      <w:pPr>
        <w:pStyle w:val="ListParagraph"/>
        <w:numPr>
          <w:ilvl w:val="0"/>
          <w:numId w:val="10"/>
        </w:numPr>
        <w:spacing w:line="360" w:lineRule="auto"/>
        <w:jc w:val="both"/>
        <w:rPr>
          <w:rFonts w:ascii="Arial" w:eastAsia="Arial" w:hAnsi="Arial" w:cs="Arial"/>
        </w:rPr>
      </w:pPr>
      <w:r w:rsidRPr="698E0E38">
        <w:rPr>
          <w:rFonts w:ascii="Arial" w:eastAsia="Arial" w:hAnsi="Arial" w:cs="Arial"/>
        </w:rPr>
        <w:t>Incorrect Values: Although there were 79 cases of "large families" (with a value of 2), a "replace" was performed to change these to 1, as this is a binary column.</w:t>
      </w:r>
    </w:p>
    <w:p w14:paraId="63163A5E" w14:textId="02E6DDC0" w:rsidR="30C5532F" w:rsidRDefault="30C5532F" w:rsidP="1367DA03">
      <w:pPr>
        <w:pStyle w:val="ListParagraph"/>
        <w:numPr>
          <w:ilvl w:val="0"/>
          <w:numId w:val="13"/>
        </w:numPr>
        <w:spacing w:line="360" w:lineRule="auto"/>
        <w:jc w:val="both"/>
        <w:rPr>
          <w:rFonts w:ascii="Arial" w:eastAsia="Arial" w:hAnsi="Arial" w:cs="Arial"/>
          <w:b/>
          <w:bCs/>
        </w:rPr>
      </w:pPr>
      <w:r w:rsidRPr="698E0E38">
        <w:rPr>
          <w:rFonts w:ascii="Arial" w:eastAsia="Arial" w:hAnsi="Arial" w:cs="Arial"/>
          <w:b/>
          <w:bCs/>
        </w:rPr>
        <w:t>Name:</w:t>
      </w:r>
    </w:p>
    <w:p w14:paraId="08EA10EF" w14:textId="3A37CF26" w:rsidR="30C5532F" w:rsidRDefault="30C5532F" w:rsidP="1367DA03">
      <w:pPr>
        <w:pStyle w:val="ListParagraph"/>
        <w:numPr>
          <w:ilvl w:val="0"/>
          <w:numId w:val="9"/>
        </w:numPr>
        <w:spacing w:line="360" w:lineRule="auto"/>
        <w:jc w:val="both"/>
        <w:rPr>
          <w:rFonts w:ascii="Arial" w:eastAsia="Arial" w:hAnsi="Arial" w:cs="Arial"/>
        </w:rPr>
      </w:pPr>
      <w:r w:rsidRPr="698E0E38">
        <w:rPr>
          <w:rFonts w:ascii="Arial" w:eastAsia="Arial" w:hAnsi="Arial" w:cs="Arial"/>
        </w:rPr>
        <w:t>Gender Identification: The "Mr" and "Miss" prefixes were used to create a new column indicating the gender of the customer (male for "Mr" and female for "Miss").</w:t>
      </w:r>
    </w:p>
    <w:p w14:paraId="10C94BF0" w14:textId="4E655009" w:rsidR="30C5532F" w:rsidRDefault="30C5532F" w:rsidP="1367DA03">
      <w:pPr>
        <w:pStyle w:val="ListParagraph"/>
        <w:numPr>
          <w:ilvl w:val="0"/>
          <w:numId w:val="13"/>
        </w:numPr>
        <w:spacing w:line="360" w:lineRule="auto"/>
        <w:jc w:val="both"/>
        <w:rPr>
          <w:rFonts w:ascii="Arial" w:eastAsia="Arial" w:hAnsi="Arial" w:cs="Arial"/>
          <w:b/>
          <w:bCs/>
        </w:rPr>
      </w:pPr>
      <w:r w:rsidRPr="698E0E38">
        <w:rPr>
          <w:rFonts w:ascii="Arial" w:eastAsia="Arial" w:hAnsi="Arial" w:cs="Arial"/>
          <w:b/>
          <w:bCs/>
        </w:rPr>
        <w:t>Education Level:</w:t>
      </w:r>
    </w:p>
    <w:p w14:paraId="2CF1B648" w14:textId="7120DF3E" w:rsidR="30C5532F" w:rsidRDefault="30C5532F" w:rsidP="1367DA03">
      <w:pPr>
        <w:pStyle w:val="ListParagraph"/>
        <w:numPr>
          <w:ilvl w:val="0"/>
          <w:numId w:val="8"/>
        </w:numPr>
        <w:spacing w:line="360" w:lineRule="auto"/>
        <w:jc w:val="both"/>
        <w:rPr>
          <w:rFonts w:ascii="Arial" w:eastAsia="Arial" w:hAnsi="Arial" w:cs="Arial"/>
        </w:rPr>
      </w:pPr>
      <w:r w:rsidRPr="698E0E38">
        <w:rPr>
          <w:rFonts w:ascii="Arial" w:eastAsia="Arial" w:hAnsi="Arial" w:cs="Arial"/>
        </w:rPr>
        <w:t>Standardizing Uppercase/Lowercase: The confusion between uppercase and lowercase was corrected to maintain consistency, such as "PHD" and "PhD", "high School" and "High School".</w:t>
      </w:r>
    </w:p>
    <w:p w14:paraId="0AAA3285" w14:textId="5913C3AF" w:rsidR="30C5532F" w:rsidRDefault="30C5532F" w:rsidP="1367DA03">
      <w:pPr>
        <w:pStyle w:val="ListParagraph"/>
        <w:numPr>
          <w:ilvl w:val="0"/>
          <w:numId w:val="13"/>
        </w:numPr>
        <w:spacing w:line="360" w:lineRule="auto"/>
        <w:jc w:val="both"/>
        <w:rPr>
          <w:rFonts w:ascii="Arial" w:eastAsia="Arial" w:hAnsi="Arial" w:cs="Arial"/>
          <w:b/>
          <w:bCs/>
        </w:rPr>
      </w:pPr>
      <w:r w:rsidRPr="698E0E38">
        <w:rPr>
          <w:rFonts w:ascii="Arial" w:eastAsia="Arial" w:hAnsi="Arial" w:cs="Arial"/>
          <w:b/>
          <w:bCs/>
        </w:rPr>
        <w:t>Age:</w:t>
      </w:r>
    </w:p>
    <w:p w14:paraId="1683DF3A" w14:textId="4DEADE0E" w:rsidR="30C5532F" w:rsidRDefault="30C5532F" w:rsidP="1367DA03">
      <w:pPr>
        <w:pStyle w:val="ListParagraph"/>
        <w:numPr>
          <w:ilvl w:val="0"/>
          <w:numId w:val="7"/>
        </w:numPr>
        <w:spacing w:line="360" w:lineRule="auto"/>
        <w:jc w:val="both"/>
        <w:rPr>
          <w:rFonts w:ascii="Arial" w:eastAsia="Arial" w:hAnsi="Arial" w:cs="Arial"/>
        </w:rPr>
      </w:pPr>
      <w:r w:rsidRPr="698E0E38">
        <w:rPr>
          <w:rFonts w:ascii="Arial" w:eastAsia="Arial" w:hAnsi="Arial" w:cs="Arial"/>
        </w:rPr>
        <w:t>Creating an Age Column: A new age column was created, representing the difference between 2024 and the year of birth, to make the final analysis more intuitive.</w:t>
      </w:r>
    </w:p>
    <w:p w14:paraId="39BD0DFD" w14:textId="3C4E4901" w:rsidR="30C5532F" w:rsidRDefault="30C5532F" w:rsidP="1367DA03">
      <w:pPr>
        <w:spacing w:line="360" w:lineRule="auto"/>
        <w:ind w:firstLine="708"/>
        <w:jc w:val="both"/>
        <w:rPr>
          <w:rFonts w:ascii="Arial" w:eastAsia="Arial" w:hAnsi="Arial" w:cs="Arial"/>
        </w:rPr>
      </w:pPr>
      <w:r w:rsidRPr="698E0E38">
        <w:rPr>
          <w:rFonts w:ascii="Arial" w:eastAsia="Arial" w:hAnsi="Arial" w:cs="Arial"/>
        </w:rPr>
        <w:t>These corrections were crucial for improving the quality of the dataset and enabling more accurate and effective analysis. With these adjustments, marketing and other departments can use the dataset more reliably without worrying about inconsistencies or incorrect values.</w:t>
      </w:r>
    </w:p>
    <w:p w14:paraId="5FE4D88B" w14:textId="2DD4984E" w:rsidR="3112A7AF" w:rsidRDefault="3112A7AF" w:rsidP="1367DA03">
      <w:pPr>
        <w:spacing w:line="360" w:lineRule="auto"/>
        <w:jc w:val="both"/>
        <w:rPr>
          <w:rFonts w:ascii="Arial" w:eastAsia="Arial" w:hAnsi="Arial" w:cs="Arial"/>
        </w:rPr>
      </w:pPr>
      <w:r w:rsidRPr="698E0E38">
        <w:rPr>
          <w:rFonts w:ascii="Arial" w:eastAsia="Arial" w:hAnsi="Arial" w:cs="Arial"/>
        </w:rPr>
        <w:br w:type="page"/>
      </w:r>
    </w:p>
    <w:p w14:paraId="5D461B71" w14:textId="63A31251" w:rsidR="3112A7AF" w:rsidRDefault="00A00875" w:rsidP="1367DA03">
      <w:pPr>
        <w:pStyle w:val="Heading1"/>
        <w:numPr>
          <w:ilvl w:val="0"/>
          <w:numId w:val="19"/>
        </w:numPr>
        <w:spacing w:line="360" w:lineRule="auto"/>
        <w:jc w:val="both"/>
        <w:rPr>
          <w:rFonts w:ascii="Arial" w:eastAsia="Arial" w:hAnsi="Arial" w:cs="Arial"/>
          <w:b/>
          <w:bCs/>
          <w:sz w:val="24"/>
          <w:szCs w:val="24"/>
        </w:rPr>
      </w:pPr>
      <w:bookmarkStart w:id="14" w:name="_Toc279790626"/>
      <w:r w:rsidRPr="698E0E38">
        <w:rPr>
          <w:rFonts w:ascii="Arial" w:eastAsia="Arial" w:hAnsi="Arial" w:cs="Arial"/>
          <w:b/>
          <w:bCs/>
          <w:sz w:val="24"/>
          <w:szCs w:val="24"/>
        </w:rPr>
        <w:t>Modelling</w:t>
      </w:r>
      <w:bookmarkEnd w:id="14"/>
    </w:p>
    <w:p w14:paraId="66FD89CA" w14:textId="77777777" w:rsidR="00FC214A" w:rsidRPr="00FC214A" w:rsidRDefault="00FC214A" w:rsidP="698E0E38">
      <w:pPr>
        <w:spacing w:line="360" w:lineRule="auto"/>
        <w:jc w:val="both"/>
        <w:rPr>
          <w:rFonts w:ascii="Arial" w:eastAsia="Arial" w:hAnsi="Arial" w:cs="Arial"/>
        </w:rPr>
      </w:pPr>
    </w:p>
    <w:p w14:paraId="7E037274" w14:textId="7609D313" w:rsidR="35066928" w:rsidRDefault="35066928" w:rsidP="698E0E38">
      <w:pPr>
        <w:pStyle w:val="Heading2"/>
        <w:spacing w:line="360" w:lineRule="auto"/>
        <w:jc w:val="both"/>
      </w:pPr>
      <w:bookmarkStart w:id="15" w:name="_Toc1337645816"/>
      <w:r w:rsidRPr="698E0E38">
        <w:t xml:space="preserve">3.1. </w:t>
      </w:r>
      <w:r w:rsidR="22A526E7" w:rsidRPr="698E0E38">
        <w:t xml:space="preserve">Perspective: </w:t>
      </w:r>
      <w:r w:rsidRPr="698E0E38">
        <w:t>Digital Contacts</w:t>
      </w:r>
      <w:bookmarkEnd w:id="15"/>
    </w:p>
    <w:p w14:paraId="7D0C6A6C" w14:textId="61DDD2AE" w:rsidR="60A41732" w:rsidRDefault="60A41732" w:rsidP="60A41732">
      <w:pPr>
        <w:spacing w:line="360" w:lineRule="auto"/>
        <w:ind w:firstLine="708"/>
        <w:jc w:val="both"/>
        <w:rPr>
          <w:rFonts w:ascii="Arial" w:eastAsia="Arial" w:hAnsi="Arial" w:cs="Arial"/>
        </w:rPr>
      </w:pPr>
    </w:p>
    <w:p w14:paraId="1F0848B3" w14:textId="3C138371" w:rsidR="1C07FDED" w:rsidRDefault="1C07FDED" w:rsidP="3112A7AF">
      <w:pPr>
        <w:spacing w:line="360" w:lineRule="auto"/>
        <w:ind w:firstLine="708"/>
        <w:jc w:val="both"/>
        <w:rPr>
          <w:rFonts w:ascii="Arial" w:eastAsia="Arial" w:hAnsi="Arial" w:cs="Arial"/>
        </w:rPr>
      </w:pPr>
      <w:r w:rsidRPr="698E0E38">
        <w:rPr>
          <w:rFonts w:ascii="Arial" w:eastAsia="Arial" w:hAnsi="Arial" w:cs="Arial"/>
        </w:rPr>
        <w:t>S</w:t>
      </w:r>
      <w:r w:rsidR="2BFD7BB2" w:rsidRPr="698E0E38">
        <w:rPr>
          <w:rFonts w:ascii="Arial" w:eastAsia="Arial" w:hAnsi="Arial" w:cs="Arial"/>
        </w:rPr>
        <w:t xml:space="preserve">ince we </w:t>
      </w:r>
      <w:r w:rsidR="618964FD" w:rsidRPr="698E0E38">
        <w:rPr>
          <w:rFonts w:ascii="Arial" w:eastAsia="Arial" w:hAnsi="Arial" w:cs="Arial"/>
        </w:rPr>
        <w:t xml:space="preserve">encountered </w:t>
      </w:r>
      <w:r w:rsidR="2BFD7BB2" w:rsidRPr="698E0E38">
        <w:rPr>
          <w:rFonts w:ascii="Arial" w:eastAsia="Arial" w:hAnsi="Arial" w:cs="Arial"/>
        </w:rPr>
        <w:t>highly correlated variables</w:t>
      </w:r>
      <w:r w:rsidR="22CEC54B" w:rsidRPr="698E0E38">
        <w:rPr>
          <w:rFonts w:ascii="Arial" w:eastAsia="Arial" w:hAnsi="Arial" w:cs="Arial"/>
        </w:rPr>
        <w:t xml:space="preserve"> on th</w:t>
      </w:r>
      <w:r w:rsidR="40663133" w:rsidRPr="698E0E38">
        <w:rPr>
          <w:rFonts w:ascii="Arial" w:eastAsia="Arial" w:hAnsi="Arial" w:cs="Arial"/>
        </w:rPr>
        <w:t>e</w:t>
      </w:r>
      <w:r w:rsidR="22CEC54B" w:rsidRPr="698E0E38">
        <w:rPr>
          <w:rFonts w:ascii="Arial" w:eastAsia="Arial" w:hAnsi="Arial" w:cs="Arial"/>
        </w:rPr>
        <w:t xml:space="preserve"> dataset</w:t>
      </w:r>
      <w:r w:rsidR="2BFD7BB2" w:rsidRPr="698E0E38">
        <w:rPr>
          <w:rFonts w:ascii="Arial" w:eastAsia="Arial" w:hAnsi="Arial" w:cs="Arial"/>
        </w:rPr>
        <w:t>,</w:t>
      </w:r>
      <w:r w:rsidR="4649E09C" w:rsidRPr="698E0E38">
        <w:rPr>
          <w:rFonts w:ascii="Arial" w:eastAsia="Arial" w:hAnsi="Arial" w:cs="Arial"/>
        </w:rPr>
        <w:t xml:space="preserve"> we were curious to know if </w:t>
      </w:r>
      <w:r w:rsidR="58A7D371" w:rsidRPr="698E0E38">
        <w:rPr>
          <w:rFonts w:ascii="Arial" w:eastAsia="Arial" w:hAnsi="Arial" w:cs="Arial"/>
        </w:rPr>
        <w:t>any data treatment (</w:t>
      </w:r>
      <w:r w:rsidR="4649E09C" w:rsidRPr="698E0E38">
        <w:rPr>
          <w:rFonts w:ascii="Arial" w:eastAsia="Arial" w:hAnsi="Arial" w:cs="Arial"/>
        </w:rPr>
        <w:t>different input</w:t>
      </w:r>
      <w:r w:rsidR="38C1154D" w:rsidRPr="698E0E38">
        <w:rPr>
          <w:rFonts w:ascii="Arial" w:eastAsia="Arial" w:hAnsi="Arial" w:cs="Arial"/>
        </w:rPr>
        <w:t xml:space="preserve">s) </w:t>
      </w:r>
      <w:r w:rsidR="4649E09C" w:rsidRPr="698E0E38">
        <w:rPr>
          <w:rFonts w:ascii="Arial" w:eastAsia="Arial" w:hAnsi="Arial" w:cs="Arial"/>
        </w:rPr>
        <w:t>would return different outputs</w:t>
      </w:r>
      <w:r w:rsidR="5910108A" w:rsidRPr="698E0E38">
        <w:rPr>
          <w:rFonts w:ascii="Arial" w:eastAsia="Arial" w:hAnsi="Arial" w:cs="Arial"/>
        </w:rPr>
        <w:t>. So</w:t>
      </w:r>
      <w:r w:rsidR="4649E09C" w:rsidRPr="698E0E38">
        <w:rPr>
          <w:rFonts w:ascii="Arial" w:eastAsia="Arial" w:hAnsi="Arial" w:cs="Arial"/>
        </w:rPr>
        <w:t xml:space="preserve">, </w:t>
      </w:r>
      <w:r w:rsidR="067BBF64" w:rsidRPr="698E0E38">
        <w:rPr>
          <w:rFonts w:ascii="Arial" w:eastAsia="Arial" w:hAnsi="Arial" w:cs="Arial"/>
        </w:rPr>
        <w:t>we</w:t>
      </w:r>
      <w:r w:rsidR="538D226D" w:rsidRPr="698E0E38">
        <w:rPr>
          <w:rFonts w:ascii="Arial" w:eastAsia="Arial" w:hAnsi="Arial" w:cs="Arial"/>
        </w:rPr>
        <w:t xml:space="preserve"> created three</w:t>
      </w:r>
      <w:r w:rsidR="067BBF64" w:rsidRPr="698E0E38">
        <w:rPr>
          <w:rFonts w:ascii="Arial" w:eastAsia="Arial" w:hAnsi="Arial" w:cs="Arial"/>
        </w:rPr>
        <w:t xml:space="preserve"> </w:t>
      </w:r>
      <w:r w:rsidR="58A4B2FE" w:rsidRPr="698E0E38">
        <w:rPr>
          <w:rFonts w:ascii="Arial" w:eastAsia="Arial" w:hAnsi="Arial" w:cs="Arial"/>
        </w:rPr>
        <w:t>option</w:t>
      </w:r>
      <w:r w:rsidR="1497AC64" w:rsidRPr="698E0E38">
        <w:rPr>
          <w:rFonts w:ascii="Arial" w:eastAsia="Arial" w:hAnsi="Arial" w:cs="Arial"/>
        </w:rPr>
        <w:t>s (option</w:t>
      </w:r>
      <w:r w:rsidR="58A4B2FE" w:rsidRPr="698E0E38">
        <w:rPr>
          <w:rFonts w:ascii="Arial" w:eastAsia="Arial" w:hAnsi="Arial" w:cs="Arial"/>
        </w:rPr>
        <w:t xml:space="preserve"> zero, option one and option two</w:t>
      </w:r>
      <w:r w:rsidR="4A619F10" w:rsidRPr="698E0E38">
        <w:rPr>
          <w:rFonts w:ascii="Arial" w:eastAsia="Arial" w:hAnsi="Arial" w:cs="Arial"/>
        </w:rPr>
        <w:t>)</w:t>
      </w:r>
      <w:r w:rsidR="58A4B2FE" w:rsidRPr="698E0E38">
        <w:rPr>
          <w:rFonts w:ascii="Arial" w:eastAsia="Arial" w:hAnsi="Arial" w:cs="Arial"/>
        </w:rPr>
        <w:t>.</w:t>
      </w:r>
      <w:r w:rsidR="07E27DAF" w:rsidRPr="698E0E38">
        <w:rPr>
          <w:rFonts w:ascii="Arial" w:eastAsia="Arial" w:hAnsi="Arial" w:cs="Arial"/>
        </w:rPr>
        <w:t xml:space="preserve"> </w:t>
      </w:r>
      <w:r w:rsidR="58A4B2FE" w:rsidRPr="698E0E38">
        <w:rPr>
          <w:rFonts w:ascii="Arial" w:eastAsia="Arial" w:hAnsi="Arial" w:cs="Arial"/>
        </w:rPr>
        <w:t>For each option</w:t>
      </w:r>
      <w:r w:rsidR="3FB40405" w:rsidRPr="698E0E38">
        <w:rPr>
          <w:rFonts w:ascii="Arial" w:eastAsia="Arial" w:hAnsi="Arial" w:cs="Arial"/>
        </w:rPr>
        <w:t>,</w:t>
      </w:r>
      <w:r w:rsidR="575AE320" w:rsidRPr="698E0E38">
        <w:rPr>
          <w:rFonts w:ascii="Arial" w:eastAsia="Arial" w:hAnsi="Arial" w:cs="Arial"/>
        </w:rPr>
        <w:t xml:space="preserve"> we </w:t>
      </w:r>
      <w:r w:rsidR="49E2F48E" w:rsidRPr="698E0E38">
        <w:rPr>
          <w:rFonts w:ascii="Arial" w:eastAsia="Arial" w:hAnsi="Arial" w:cs="Arial"/>
        </w:rPr>
        <w:t>appli</w:t>
      </w:r>
      <w:r w:rsidR="575AE320" w:rsidRPr="698E0E38">
        <w:rPr>
          <w:rFonts w:ascii="Arial" w:eastAsia="Arial" w:hAnsi="Arial" w:cs="Arial"/>
        </w:rPr>
        <w:t>ed the Elbow Method and</w:t>
      </w:r>
      <w:r w:rsidR="24A9E5AE" w:rsidRPr="698E0E38">
        <w:rPr>
          <w:rFonts w:ascii="Arial" w:eastAsia="Arial" w:hAnsi="Arial" w:cs="Arial"/>
        </w:rPr>
        <w:t xml:space="preserve"> the </w:t>
      </w:r>
      <w:r w:rsidR="575AE320" w:rsidRPr="698E0E38">
        <w:rPr>
          <w:rFonts w:ascii="Arial" w:eastAsia="Arial" w:hAnsi="Arial" w:cs="Arial"/>
        </w:rPr>
        <w:t>Silhouette Sco</w:t>
      </w:r>
      <w:r w:rsidR="7FE27E00" w:rsidRPr="698E0E38">
        <w:rPr>
          <w:rFonts w:ascii="Arial" w:eastAsia="Arial" w:hAnsi="Arial" w:cs="Arial"/>
        </w:rPr>
        <w:t>re</w:t>
      </w:r>
      <w:r w:rsidR="14D01039" w:rsidRPr="698E0E38">
        <w:rPr>
          <w:rFonts w:ascii="Arial" w:eastAsia="Arial" w:hAnsi="Arial" w:cs="Arial"/>
        </w:rPr>
        <w:t xml:space="preserve"> to</w:t>
      </w:r>
      <w:r w:rsidR="5E3C16DC" w:rsidRPr="698E0E38">
        <w:rPr>
          <w:rFonts w:ascii="Arial" w:eastAsia="Arial" w:hAnsi="Arial" w:cs="Arial"/>
        </w:rPr>
        <w:t xml:space="preserve"> </w:t>
      </w:r>
      <w:r w:rsidR="14D01039" w:rsidRPr="698E0E38">
        <w:rPr>
          <w:rFonts w:ascii="Arial" w:eastAsia="Arial" w:hAnsi="Arial" w:cs="Arial"/>
        </w:rPr>
        <w:t xml:space="preserve">determine the </w:t>
      </w:r>
      <w:r w:rsidR="242DF69A" w:rsidRPr="698E0E38">
        <w:rPr>
          <w:rFonts w:ascii="Arial" w:eastAsia="Arial" w:hAnsi="Arial" w:cs="Arial"/>
        </w:rPr>
        <w:t xml:space="preserve">optimal </w:t>
      </w:r>
      <w:r w:rsidR="14D01039" w:rsidRPr="698E0E38">
        <w:rPr>
          <w:rFonts w:ascii="Arial" w:eastAsia="Arial" w:hAnsi="Arial" w:cs="Arial"/>
        </w:rPr>
        <w:t>number of clusters.</w:t>
      </w:r>
    </w:p>
    <w:p w14:paraId="5A72EDAD" w14:textId="10B5F059" w:rsidR="65FB205A" w:rsidRDefault="65FB205A" w:rsidP="3112A7AF">
      <w:pPr>
        <w:spacing w:line="360" w:lineRule="auto"/>
        <w:ind w:firstLine="708"/>
        <w:jc w:val="both"/>
        <w:rPr>
          <w:rFonts w:ascii="Arial" w:eastAsia="Arial" w:hAnsi="Arial" w:cs="Arial"/>
        </w:rPr>
      </w:pPr>
      <w:r w:rsidRPr="698E0E38">
        <w:rPr>
          <w:rFonts w:ascii="Arial" w:eastAsia="Arial" w:hAnsi="Arial" w:cs="Arial"/>
        </w:rPr>
        <w:t>For all</w:t>
      </w:r>
      <w:r w:rsidR="0118503D" w:rsidRPr="698E0E38">
        <w:rPr>
          <w:rFonts w:ascii="Arial" w:eastAsia="Arial" w:hAnsi="Arial" w:cs="Arial"/>
        </w:rPr>
        <w:t xml:space="preserve"> options, </w:t>
      </w:r>
      <w:r w:rsidR="58B4229D" w:rsidRPr="698E0E38">
        <w:rPr>
          <w:rFonts w:ascii="Arial" w:eastAsia="Arial" w:hAnsi="Arial" w:cs="Arial"/>
        </w:rPr>
        <w:t>we used standard scaler as</w:t>
      </w:r>
      <w:r w:rsidR="124FD71E" w:rsidRPr="698E0E38">
        <w:rPr>
          <w:rFonts w:ascii="Arial" w:eastAsia="Arial" w:hAnsi="Arial" w:cs="Arial"/>
        </w:rPr>
        <w:t xml:space="preserve"> a preprocessing technique to standardize features</w:t>
      </w:r>
      <w:r w:rsidR="57F63DBC" w:rsidRPr="698E0E38">
        <w:rPr>
          <w:rFonts w:ascii="Arial" w:eastAsia="Arial" w:hAnsi="Arial" w:cs="Arial"/>
        </w:rPr>
        <w:t xml:space="preserve">, </w:t>
      </w:r>
      <w:r w:rsidR="124FD71E" w:rsidRPr="698E0E38">
        <w:rPr>
          <w:rFonts w:ascii="Arial" w:eastAsia="Arial" w:hAnsi="Arial" w:cs="Arial"/>
        </w:rPr>
        <w:t>ensur</w:t>
      </w:r>
      <w:r w:rsidR="08A1FF7E" w:rsidRPr="698E0E38">
        <w:rPr>
          <w:rFonts w:ascii="Arial" w:eastAsia="Arial" w:hAnsi="Arial" w:cs="Arial"/>
        </w:rPr>
        <w:t xml:space="preserve">ing </w:t>
      </w:r>
      <w:r w:rsidR="124FD71E" w:rsidRPr="698E0E38">
        <w:rPr>
          <w:rFonts w:ascii="Arial" w:eastAsia="Arial" w:hAnsi="Arial" w:cs="Arial"/>
        </w:rPr>
        <w:t xml:space="preserve">that features have </w:t>
      </w:r>
      <w:r w:rsidR="75C3F8E2" w:rsidRPr="698E0E38">
        <w:rPr>
          <w:rFonts w:ascii="Arial" w:eastAsia="Arial" w:hAnsi="Arial" w:cs="Arial"/>
        </w:rPr>
        <w:t xml:space="preserve">the </w:t>
      </w:r>
      <w:r w:rsidR="124FD71E" w:rsidRPr="698E0E38">
        <w:rPr>
          <w:rFonts w:ascii="Arial" w:eastAsia="Arial" w:hAnsi="Arial" w:cs="Arial"/>
        </w:rPr>
        <w:t>same scale</w:t>
      </w:r>
      <w:r w:rsidR="506E97D7" w:rsidRPr="698E0E38">
        <w:rPr>
          <w:rFonts w:ascii="Arial" w:eastAsia="Arial" w:hAnsi="Arial" w:cs="Arial"/>
        </w:rPr>
        <w:t xml:space="preserve">, thus </w:t>
      </w:r>
      <w:r w:rsidR="124FD71E" w:rsidRPr="698E0E38">
        <w:rPr>
          <w:rFonts w:ascii="Arial" w:eastAsia="Arial" w:hAnsi="Arial" w:cs="Arial"/>
        </w:rPr>
        <w:t>preventing certain features from dominating due to their larger magnitudes.</w:t>
      </w:r>
    </w:p>
    <w:p w14:paraId="0007412D" w14:textId="0258EB31" w:rsidR="3C5DB3E0" w:rsidRDefault="3C5DB3E0" w:rsidP="3112A7AF">
      <w:pPr>
        <w:spacing w:line="360" w:lineRule="auto"/>
        <w:ind w:firstLine="708"/>
        <w:jc w:val="both"/>
        <w:rPr>
          <w:rFonts w:ascii="Arial" w:eastAsia="Arial" w:hAnsi="Arial" w:cs="Arial"/>
        </w:rPr>
      </w:pPr>
      <w:r w:rsidRPr="698E0E38">
        <w:rPr>
          <w:rFonts w:ascii="Arial" w:eastAsia="Arial" w:hAnsi="Arial" w:cs="Arial"/>
        </w:rPr>
        <w:t xml:space="preserve">On option zero we kept the dataset as it was, with no </w:t>
      </w:r>
      <w:r w:rsidR="4B56FD3D" w:rsidRPr="698E0E38">
        <w:rPr>
          <w:rFonts w:ascii="Arial" w:eastAsia="Arial" w:hAnsi="Arial" w:cs="Arial"/>
        </w:rPr>
        <w:t>deleted columns</w:t>
      </w:r>
      <w:r w:rsidRPr="698E0E38">
        <w:rPr>
          <w:rFonts w:ascii="Arial" w:eastAsia="Arial" w:hAnsi="Arial" w:cs="Arial"/>
        </w:rPr>
        <w:t>. On option one</w:t>
      </w:r>
      <w:r w:rsidR="7E8992FF" w:rsidRPr="698E0E38">
        <w:rPr>
          <w:rFonts w:ascii="Arial" w:eastAsia="Arial" w:hAnsi="Arial" w:cs="Arial"/>
        </w:rPr>
        <w:t>,</w:t>
      </w:r>
      <w:r w:rsidRPr="698E0E38">
        <w:rPr>
          <w:rFonts w:ascii="Arial" w:eastAsia="Arial" w:hAnsi="Arial" w:cs="Arial"/>
        </w:rPr>
        <w:t xml:space="preserve"> </w:t>
      </w:r>
      <w:r w:rsidR="212C3ACE" w:rsidRPr="698E0E38">
        <w:rPr>
          <w:rFonts w:ascii="Arial" w:eastAsia="Arial" w:hAnsi="Arial" w:cs="Arial"/>
        </w:rPr>
        <w:t xml:space="preserve">two of the </w:t>
      </w:r>
      <w:r w:rsidR="6BE63554" w:rsidRPr="698E0E38">
        <w:rPr>
          <w:rFonts w:ascii="Arial" w:eastAsia="Arial" w:hAnsi="Arial" w:cs="Arial"/>
        </w:rPr>
        <w:t xml:space="preserve">highly </w:t>
      </w:r>
      <w:r w:rsidR="212C3ACE" w:rsidRPr="698E0E38">
        <w:rPr>
          <w:rFonts w:ascii="Arial" w:eastAsia="Arial" w:hAnsi="Arial" w:cs="Arial"/>
        </w:rPr>
        <w:t xml:space="preserve">correlated </w:t>
      </w:r>
      <w:r w:rsidR="1469E705" w:rsidRPr="698E0E38">
        <w:rPr>
          <w:rFonts w:ascii="Arial" w:eastAsia="Arial" w:hAnsi="Arial" w:cs="Arial"/>
        </w:rPr>
        <w:t xml:space="preserve">social media variables (shares, likes and comments) </w:t>
      </w:r>
      <w:r w:rsidR="4D97B78B" w:rsidRPr="698E0E38">
        <w:rPr>
          <w:rFonts w:ascii="Arial" w:eastAsia="Arial" w:hAnsi="Arial" w:cs="Arial"/>
        </w:rPr>
        <w:t xml:space="preserve">were deleted </w:t>
      </w:r>
      <w:r w:rsidR="1469E705" w:rsidRPr="698E0E38">
        <w:rPr>
          <w:rFonts w:ascii="Arial" w:eastAsia="Arial" w:hAnsi="Arial" w:cs="Arial"/>
        </w:rPr>
        <w:t xml:space="preserve">and one variable </w:t>
      </w:r>
      <w:r w:rsidR="392A8EE8" w:rsidRPr="698E0E38">
        <w:rPr>
          <w:rFonts w:ascii="Arial" w:eastAsia="Arial" w:hAnsi="Arial" w:cs="Arial"/>
        </w:rPr>
        <w:t>of those variables was kept</w:t>
      </w:r>
      <w:r w:rsidR="1469E705" w:rsidRPr="698E0E38">
        <w:rPr>
          <w:rFonts w:ascii="Arial" w:eastAsia="Arial" w:hAnsi="Arial" w:cs="Arial"/>
        </w:rPr>
        <w:t xml:space="preserve"> (that would represent the other two). On option two,</w:t>
      </w:r>
      <w:r w:rsidR="29B3F66F" w:rsidRPr="698E0E38">
        <w:rPr>
          <w:rFonts w:ascii="Arial" w:eastAsia="Arial" w:hAnsi="Arial" w:cs="Arial"/>
        </w:rPr>
        <w:t xml:space="preserve"> the three variables were gathered</w:t>
      </w:r>
      <w:r w:rsidR="212C3ACE" w:rsidRPr="698E0E38">
        <w:rPr>
          <w:rFonts w:ascii="Arial" w:eastAsia="Arial" w:hAnsi="Arial" w:cs="Arial"/>
        </w:rPr>
        <w:t xml:space="preserve"> into one new column (after normalization)</w:t>
      </w:r>
      <w:r w:rsidR="66FF653A" w:rsidRPr="698E0E38">
        <w:rPr>
          <w:rFonts w:ascii="Arial" w:eastAsia="Arial" w:hAnsi="Arial" w:cs="Arial"/>
        </w:rPr>
        <w:t>, keeping</w:t>
      </w:r>
      <w:r w:rsidR="212C3ACE" w:rsidRPr="698E0E38">
        <w:rPr>
          <w:rFonts w:ascii="Arial" w:eastAsia="Arial" w:hAnsi="Arial" w:cs="Arial"/>
        </w:rPr>
        <w:t xml:space="preserve"> all</w:t>
      </w:r>
      <w:r w:rsidR="3D91ABC2" w:rsidRPr="698E0E38">
        <w:rPr>
          <w:rFonts w:ascii="Arial" w:eastAsia="Arial" w:hAnsi="Arial" w:cs="Arial"/>
        </w:rPr>
        <w:t xml:space="preserve"> available </w:t>
      </w:r>
      <w:r w:rsidR="212C3ACE" w:rsidRPr="698E0E38">
        <w:rPr>
          <w:rFonts w:ascii="Arial" w:eastAsia="Arial" w:hAnsi="Arial" w:cs="Arial"/>
        </w:rPr>
        <w:t>information with less</w:t>
      </w:r>
      <w:r w:rsidR="1D548DC5" w:rsidRPr="698E0E38">
        <w:rPr>
          <w:rFonts w:ascii="Arial" w:eastAsia="Arial" w:hAnsi="Arial" w:cs="Arial"/>
        </w:rPr>
        <w:t xml:space="preserve"> </w:t>
      </w:r>
      <w:r w:rsidR="212C3ACE" w:rsidRPr="698E0E38">
        <w:rPr>
          <w:rFonts w:ascii="Arial" w:eastAsia="Arial" w:hAnsi="Arial" w:cs="Arial"/>
        </w:rPr>
        <w:t>noise</w:t>
      </w:r>
      <w:r w:rsidR="516A615D" w:rsidRPr="698E0E38">
        <w:rPr>
          <w:rFonts w:ascii="Arial" w:eastAsia="Arial" w:hAnsi="Arial" w:cs="Arial"/>
        </w:rPr>
        <w:t xml:space="preserve">, but </w:t>
      </w:r>
      <w:r w:rsidR="212C3ACE" w:rsidRPr="698E0E38">
        <w:rPr>
          <w:rFonts w:ascii="Arial" w:eastAsia="Arial" w:hAnsi="Arial" w:cs="Arial"/>
        </w:rPr>
        <w:t xml:space="preserve">more difficult to interpret </w:t>
      </w:r>
      <w:r w:rsidR="40F09F10" w:rsidRPr="698E0E38">
        <w:rPr>
          <w:rFonts w:ascii="Arial" w:eastAsia="Arial" w:hAnsi="Arial" w:cs="Arial"/>
        </w:rPr>
        <w:t>deeper.</w:t>
      </w:r>
    </w:p>
    <w:p w14:paraId="1B561E8F" w14:textId="7039CE7B" w:rsidR="523ADBA6" w:rsidRDefault="21BBCEF3" w:rsidP="3112A7AF">
      <w:pPr>
        <w:spacing w:line="360" w:lineRule="auto"/>
        <w:jc w:val="both"/>
        <w:rPr>
          <w:rFonts w:ascii="Arial" w:eastAsia="Arial" w:hAnsi="Arial" w:cs="Arial"/>
        </w:rPr>
      </w:pPr>
      <w:r>
        <w:rPr>
          <w:noProof/>
        </w:rPr>
        <w:drawing>
          <wp:inline distT="0" distB="0" distL="0" distR="0" wp14:anchorId="5318289B" wp14:editId="7C2506F1">
            <wp:extent cx="2743200" cy="2178715"/>
            <wp:effectExtent l="0" t="0" r="0" b="0"/>
            <wp:docPr id="1675004591" name="Picture 167500459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004591"/>
                    <pic:cNvPicPr/>
                  </pic:nvPicPr>
                  <pic:blipFill>
                    <a:blip r:embed="rId13">
                      <a:extLst>
                        <a:ext uri="{28A0092B-C50C-407E-A947-70E740481C1C}">
                          <a14:useLocalDpi xmlns:a14="http://schemas.microsoft.com/office/drawing/2010/main" val="0"/>
                        </a:ext>
                      </a:extLst>
                    </a:blip>
                    <a:stretch>
                      <a:fillRect/>
                    </a:stretch>
                  </pic:blipFill>
                  <pic:spPr>
                    <a:xfrm>
                      <a:off x="0" y="0"/>
                      <a:ext cx="2743200" cy="2178715"/>
                    </a:xfrm>
                    <a:prstGeom prst="rect">
                      <a:avLst/>
                    </a:prstGeom>
                  </pic:spPr>
                </pic:pic>
              </a:graphicData>
            </a:graphic>
          </wp:inline>
        </w:drawing>
      </w:r>
      <w:r>
        <w:rPr>
          <w:noProof/>
        </w:rPr>
        <w:drawing>
          <wp:inline distT="0" distB="0" distL="0" distR="0" wp14:anchorId="43AEB809" wp14:editId="15100BD4">
            <wp:extent cx="2743200" cy="2080225"/>
            <wp:effectExtent l="0" t="0" r="0" b="0"/>
            <wp:docPr id="1161027136" name="Picture 166330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301564"/>
                    <pic:cNvPicPr/>
                  </pic:nvPicPr>
                  <pic:blipFill>
                    <a:blip r:embed="rId14">
                      <a:extLst>
                        <a:ext uri="{28A0092B-C50C-407E-A947-70E740481C1C}">
                          <a14:useLocalDpi xmlns:a14="http://schemas.microsoft.com/office/drawing/2010/main" val="0"/>
                        </a:ext>
                      </a:extLst>
                    </a:blip>
                    <a:srcRect t="50114"/>
                    <a:stretch>
                      <a:fillRect/>
                    </a:stretch>
                  </pic:blipFill>
                  <pic:spPr>
                    <a:xfrm>
                      <a:off x="0" y="0"/>
                      <a:ext cx="2743200" cy="2080225"/>
                    </a:xfrm>
                    <a:prstGeom prst="rect">
                      <a:avLst/>
                    </a:prstGeom>
                  </pic:spPr>
                </pic:pic>
              </a:graphicData>
            </a:graphic>
          </wp:inline>
        </w:drawing>
      </w:r>
    </w:p>
    <w:p w14:paraId="39FD2DF4" w14:textId="7B2449EA" w:rsidR="3112A7AF" w:rsidRDefault="4CE45B57" w:rsidP="1367DA03">
      <w:pPr>
        <w:spacing w:line="360" w:lineRule="auto"/>
        <w:jc w:val="both"/>
        <w:rPr>
          <w:rFonts w:ascii="Arial" w:eastAsia="Arial" w:hAnsi="Arial" w:cs="Arial"/>
        </w:rPr>
      </w:pPr>
      <w:r w:rsidRPr="698E0E38">
        <w:rPr>
          <w:rFonts w:ascii="Arial" w:eastAsia="Arial" w:hAnsi="Arial" w:cs="Arial"/>
        </w:rPr>
        <w:t xml:space="preserve">Figure </w:t>
      </w:r>
      <w:r w:rsidR="5479DC89" w:rsidRPr="698E0E38">
        <w:rPr>
          <w:rFonts w:ascii="Arial" w:eastAsia="Arial" w:hAnsi="Arial" w:cs="Arial"/>
        </w:rPr>
        <w:t>2</w:t>
      </w:r>
      <w:r w:rsidRPr="698E0E38">
        <w:rPr>
          <w:rFonts w:ascii="Arial" w:eastAsia="Arial" w:hAnsi="Arial" w:cs="Arial"/>
        </w:rPr>
        <w:t xml:space="preserve"> – </w:t>
      </w:r>
      <w:r w:rsidR="4431B68E" w:rsidRPr="698E0E38">
        <w:rPr>
          <w:rFonts w:ascii="Arial" w:eastAsia="Arial" w:hAnsi="Arial" w:cs="Arial"/>
        </w:rPr>
        <w:t xml:space="preserve">Digital: </w:t>
      </w:r>
      <w:r w:rsidRPr="698E0E38">
        <w:rPr>
          <w:rFonts w:ascii="Arial" w:eastAsia="Arial" w:hAnsi="Arial" w:cs="Arial"/>
        </w:rPr>
        <w:t>Elbow Method and Silhouette Score for Option Zero</w:t>
      </w:r>
    </w:p>
    <w:p w14:paraId="05C5BEB1" w14:textId="0EDA23C3" w:rsidR="6A02018B" w:rsidRDefault="6A02018B" w:rsidP="1459347E">
      <w:pPr>
        <w:spacing w:line="360" w:lineRule="auto"/>
        <w:ind w:firstLine="708"/>
        <w:jc w:val="both"/>
        <w:rPr>
          <w:rFonts w:ascii="Arial" w:eastAsia="Arial" w:hAnsi="Arial" w:cs="Arial"/>
        </w:rPr>
      </w:pPr>
      <w:r w:rsidRPr="698E0E38">
        <w:rPr>
          <w:rFonts w:ascii="Arial" w:eastAsia="Arial" w:hAnsi="Arial" w:cs="Arial"/>
        </w:rPr>
        <w:t>In option zero, we concluded that the number of clusters might be three, according to the Elbow Method (corresponding to the first point where the curve starts to stabilize) and supported by a higher Silhouette Score.</w:t>
      </w:r>
    </w:p>
    <w:p w14:paraId="5D3FE9C2" w14:textId="47FDDB79" w:rsidR="4C02A0E2" w:rsidRDefault="4C02A0E2" w:rsidP="682278B2">
      <w:pPr>
        <w:spacing w:line="360" w:lineRule="auto"/>
        <w:ind w:firstLine="708"/>
        <w:jc w:val="both"/>
        <w:rPr>
          <w:rFonts w:ascii="Arial" w:eastAsia="Arial" w:hAnsi="Arial" w:cs="Arial"/>
        </w:rPr>
      </w:pPr>
      <w:r w:rsidRPr="698E0E38">
        <w:rPr>
          <w:rFonts w:ascii="Arial" w:eastAsia="Arial" w:hAnsi="Arial" w:cs="Arial"/>
        </w:rPr>
        <w:t xml:space="preserve">On option one, </w:t>
      </w:r>
      <w:r w:rsidR="52709A1A" w:rsidRPr="698E0E38">
        <w:rPr>
          <w:rFonts w:ascii="Arial" w:eastAsia="Arial" w:hAnsi="Arial" w:cs="Arial"/>
        </w:rPr>
        <w:t xml:space="preserve">we eliminated two </w:t>
      </w:r>
      <w:r w:rsidR="0354D9E4" w:rsidRPr="698E0E38">
        <w:rPr>
          <w:rFonts w:ascii="Arial" w:eastAsia="Arial" w:hAnsi="Arial" w:cs="Arial"/>
        </w:rPr>
        <w:t xml:space="preserve">out of three </w:t>
      </w:r>
      <w:r w:rsidR="52709A1A" w:rsidRPr="698E0E38">
        <w:rPr>
          <w:rFonts w:ascii="Arial" w:eastAsia="Arial" w:hAnsi="Arial" w:cs="Arial"/>
        </w:rPr>
        <w:t>variables</w:t>
      </w:r>
      <w:r w:rsidR="70037939" w:rsidRPr="698E0E38">
        <w:rPr>
          <w:rFonts w:ascii="Arial" w:eastAsia="Arial" w:hAnsi="Arial" w:cs="Arial"/>
        </w:rPr>
        <w:t xml:space="preserve"> (SM_Comments, SM_Likes, SM_Shares)</w:t>
      </w:r>
      <w:r w:rsidR="52709A1A" w:rsidRPr="698E0E38">
        <w:rPr>
          <w:rFonts w:ascii="Arial" w:eastAsia="Arial" w:hAnsi="Arial" w:cs="Arial"/>
        </w:rPr>
        <w:t xml:space="preserve"> identified to be highly</w:t>
      </w:r>
      <w:r w:rsidR="1F9C3A81" w:rsidRPr="698E0E38">
        <w:rPr>
          <w:rFonts w:ascii="Arial" w:eastAsia="Arial" w:hAnsi="Arial" w:cs="Arial"/>
        </w:rPr>
        <w:t xml:space="preserve"> </w:t>
      </w:r>
      <w:r w:rsidR="52709A1A" w:rsidRPr="698E0E38">
        <w:rPr>
          <w:rFonts w:ascii="Arial" w:eastAsia="Arial" w:hAnsi="Arial" w:cs="Arial"/>
        </w:rPr>
        <w:t>correlated</w:t>
      </w:r>
      <w:r w:rsidR="00E8EE72" w:rsidRPr="698E0E38">
        <w:rPr>
          <w:rFonts w:ascii="Arial" w:eastAsia="Arial" w:hAnsi="Arial" w:cs="Arial"/>
        </w:rPr>
        <w:t xml:space="preserve"> (</w:t>
      </w:r>
      <w:r w:rsidR="72852440" w:rsidRPr="698E0E38">
        <w:rPr>
          <w:rFonts w:ascii="Arial" w:eastAsia="Arial" w:hAnsi="Arial" w:cs="Arial"/>
        </w:rPr>
        <w:t xml:space="preserve">correlation coefficients </w:t>
      </w:r>
      <w:r w:rsidR="00E8EE72" w:rsidRPr="698E0E38">
        <w:rPr>
          <w:rFonts w:ascii="Arial" w:eastAsia="Arial" w:hAnsi="Arial" w:cs="Arial"/>
        </w:rPr>
        <w:t xml:space="preserve">above </w:t>
      </w:r>
      <w:r w:rsidR="4025A596" w:rsidRPr="698E0E38">
        <w:rPr>
          <w:rFonts w:ascii="Arial" w:eastAsia="Arial" w:hAnsi="Arial" w:cs="Arial"/>
        </w:rPr>
        <w:t>0.7</w:t>
      </w:r>
      <w:r w:rsidR="00E8EE72" w:rsidRPr="698E0E38">
        <w:rPr>
          <w:rFonts w:ascii="Arial" w:eastAsia="Arial" w:hAnsi="Arial" w:cs="Arial"/>
        </w:rPr>
        <w:t>)</w:t>
      </w:r>
      <w:r w:rsidR="5245AC1D" w:rsidRPr="698E0E38">
        <w:rPr>
          <w:rFonts w:ascii="Arial" w:eastAsia="Arial" w:hAnsi="Arial" w:cs="Arial"/>
        </w:rPr>
        <w:t xml:space="preserve">. The </w:t>
      </w:r>
      <w:r w:rsidR="3180E4AD" w:rsidRPr="698E0E38">
        <w:rPr>
          <w:rFonts w:ascii="Arial" w:eastAsia="Arial" w:hAnsi="Arial" w:cs="Arial"/>
        </w:rPr>
        <w:t xml:space="preserve">selection of the two variables to be discarded was made by analyzing certain </w:t>
      </w:r>
      <w:r w:rsidR="1AB7405E" w:rsidRPr="698E0E38">
        <w:rPr>
          <w:rFonts w:ascii="Arial" w:eastAsia="Arial" w:hAnsi="Arial" w:cs="Arial"/>
        </w:rPr>
        <w:t xml:space="preserve">relevant </w:t>
      </w:r>
      <w:r w:rsidR="3180E4AD" w:rsidRPr="698E0E38">
        <w:rPr>
          <w:rFonts w:ascii="Arial" w:eastAsia="Arial" w:hAnsi="Arial" w:cs="Arial"/>
        </w:rPr>
        <w:t>characteristics</w:t>
      </w:r>
      <w:r w:rsidR="4E72B5E8" w:rsidRPr="698E0E38">
        <w:rPr>
          <w:rFonts w:ascii="Arial" w:eastAsia="Arial" w:hAnsi="Arial" w:cs="Arial"/>
        </w:rPr>
        <w:t>. F</w:t>
      </w:r>
      <w:r w:rsidR="4045A1BA" w:rsidRPr="698E0E38">
        <w:rPr>
          <w:rFonts w:ascii="Arial" w:eastAsia="Arial" w:hAnsi="Arial" w:cs="Arial"/>
        </w:rPr>
        <w:t>rom the data exploration</w:t>
      </w:r>
      <w:r w:rsidR="4E72B5E8" w:rsidRPr="698E0E38">
        <w:rPr>
          <w:rFonts w:ascii="Arial" w:eastAsia="Arial" w:hAnsi="Arial" w:cs="Arial"/>
        </w:rPr>
        <w:t>, we realized that SM_Shares</w:t>
      </w:r>
      <w:r w:rsidR="5245AC1D" w:rsidRPr="698E0E38">
        <w:rPr>
          <w:rFonts w:ascii="Arial" w:eastAsia="Arial" w:hAnsi="Arial" w:cs="Arial"/>
        </w:rPr>
        <w:t xml:space="preserve"> ha</w:t>
      </w:r>
      <w:r w:rsidR="752960D7" w:rsidRPr="698E0E38">
        <w:rPr>
          <w:rFonts w:ascii="Arial" w:eastAsia="Arial" w:hAnsi="Arial" w:cs="Arial"/>
        </w:rPr>
        <w:t>d</w:t>
      </w:r>
      <w:r w:rsidR="5245AC1D" w:rsidRPr="698E0E38">
        <w:rPr>
          <w:rFonts w:ascii="Arial" w:eastAsia="Arial" w:hAnsi="Arial" w:cs="Arial"/>
        </w:rPr>
        <w:t xml:space="preserve"> missing values</w:t>
      </w:r>
      <w:r w:rsidR="66186BA8" w:rsidRPr="698E0E38">
        <w:rPr>
          <w:rFonts w:ascii="Arial" w:eastAsia="Arial" w:hAnsi="Arial" w:cs="Arial"/>
        </w:rPr>
        <w:t>, therefore</w:t>
      </w:r>
      <w:r w:rsidR="63ADB880" w:rsidRPr="698E0E38">
        <w:rPr>
          <w:rFonts w:ascii="Arial" w:eastAsia="Arial" w:hAnsi="Arial" w:cs="Arial"/>
        </w:rPr>
        <w:t xml:space="preserve"> </w:t>
      </w:r>
      <w:r w:rsidR="42681B5C" w:rsidRPr="698E0E38">
        <w:rPr>
          <w:rFonts w:ascii="Arial" w:eastAsia="Arial" w:hAnsi="Arial" w:cs="Arial"/>
        </w:rPr>
        <w:t xml:space="preserve">we </w:t>
      </w:r>
      <w:r w:rsidR="44ED281B" w:rsidRPr="698E0E38">
        <w:rPr>
          <w:rFonts w:ascii="Arial" w:eastAsia="Arial" w:hAnsi="Arial" w:cs="Arial"/>
        </w:rPr>
        <w:t>considered</w:t>
      </w:r>
      <w:r w:rsidR="66186BA8" w:rsidRPr="698E0E38">
        <w:rPr>
          <w:rFonts w:ascii="Arial" w:eastAsia="Arial" w:hAnsi="Arial" w:cs="Arial"/>
        </w:rPr>
        <w:t xml:space="preserve"> </w:t>
      </w:r>
      <w:r w:rsidR="37E5F848" w:rsidRPr="698E0E38">
        <w:rPr>
          <w:rFonts w:ascii="Arial" w:eastAsia="Arial" w:hAnsi="Arial" w:cs="Arial"/>
        </w:rPr>
        <w:t xml:space="preserve">it </w:t>
      </w:r>
      <w:r w:rsidR="66186BA8" w:rsidRPr="698E0E38">
        <w:rPr>
          <w:rFonts w:ascii="Arial" w:eastAsia="Arial" w:hAnsi="Arial" w:cs="Arial"/>
        </w:rPr>
        <w:t xml:space="preserve">a better variable to </w:t>
      </w:r>
      <w:r w:rsidR="1F75E2B0" w:rsidRPr="698E0E38">
        <w:rPr>
          <w:rFonts w:ascii="Arial" w:eastAsia="Arial" w:hAnsi="Arial" w:cs="Arial"/>
        </w:rPr>
        <w:t xml:space="preserve">be </w:t>
      </w:r>
      <w:r w:rsidR="5245AC1D" w:rsidRPr="698E0E38">
        <w:rPr>
          <w:rFonts w:ascii="Arial" w:eastAsia="Arial" w:hAnsi="Arial" w:cs="Arial"/>
        </w:rPr>
        <w:t>e</w:t>
      </w:r>
      <w:r w:rsidR="6DE18022" w:rsidRPr="698E0E38">
        <w:rPr>
          <w:rFonts w:ascii="Arial" w:eastAsia="Arial" w:hAnsi="Arial" w:cs="Arial"/>
        </w:rPr>
        <w:t>xclude</w:t>
      </w:r>
      <w:r w:rsidR="55576555" w:rsidRPr="698E0E38">
        <w:rPr>
          <w:rFonts w:ascii="Arial" w:eastAsia="Arial" w:hAnsi="Arial" w:cs="Arial"/>
        </w:rPr>
        <w:t xml:space="preserve">d. </w:t>
      </w:r>
      <w:r w:rsidR="53027AE2" w:rsidRPr="698E0E38">
        <w:rPr>
          <w:rFonts w:ascii="Arial" w:eastAsia="Arial" w:hAnsi="Arial" w:cs="Arial"/>
        </w:rPr>
        <w:t>While comparing</w:t>
      </w:r>
      <w:r w:rsidR="4ABFC527" w:rsidRPr="698E0E38">
        <w:rPr>
          <w:rFonts w:ascii="Arial" w:eastAsia="Arial" w:hAnsi="Arial" w:cs="Arial"/>
        </w:rPr>
        <w:t xml:space="preserve"> </w:t>
      </w:r>
      <w:r w:rsidR="3E183E1B" w:rsidRPr="698E0E38">
        <w:rPr>
          <w:rFonts w:ascii="Arial" w:eastAsia="Arial" w:hAnsi="Arial" w:cs="Arial"/>
        </w:rPr>
        <w:t>SM_</w:t>
      </w:r>
      <w:r w:rsidR="4ABFC527" w:rsidRPr="698E0E38">
        <w:rPr>
          <w:rFonts w:ascii="Arial" w:eastAsia="Arial" w:hAnsi="Arial" w:cs="Arial"/>
        </w:rPr>
        <w:t xml:space="preserve">Comments and </w:t>
      </w:r>
      <w:r w:rsidR="6A796657" w:rsidRPr="698E0E38">
        <w:rPr>
          <w:rFonts w:ascii="Arial" w:eastAsia="Arial" w:hAnsi="Arial" w:cs="Arial"/>
        </w:rPr>
        <w:t>SM_</w:t>
      </w:r>
      <w:r w:rsidR="4ABFC527" w:rsidRPr="698E0E38">
        <w:rPr>
          <w:rFonts w:ascii="Arial" w:eastAsia="Arial" w:hAnsi="Arial" w:cs="Arial"/>
        </w:rPr>
        <w:t>Likes,</w:t>
      </w:r>
      <w:r w:rsidR="02B05EE1" w:rsidRPr="698E0E38">
        <w:rPr>
          <w:rFonts w:ascii="Arial" w:eastAsia="Arial" w:hAnsi="Arial" w:cs="Arial"/>
        </w:rPr>
        <w:t xml:space="preserve"> we observed that</w:t>
      </w:r>
      <w:r w:rsidR="4ABFC527" w:rsidRPr="698E0E38">
        <w:rPr>
          <w:rFonts w:ascii="Arial" w:eastAsia="Arial" w:hAnsi="Arial" w:cs="Arial"/>
        </w:rPr>
        <w:t xml:space="preserve"> </w:t>
      </w:r>
      <w:r w:rsidR="2E6C8E4A" w:rsidRPr="698E0E38">
        <w:rPr>
          <w:rFonts w:ascii="Arial" w:eastAsia="Arial" w:hAnsi="Arial" w:cs="Arial"/>
        </w:rPr>
        <w:t>SM_</w:t>
      </w:r>
      <w:r w:rsidR="4ABFC527" w:rsidRPr="698E0E38">
        <w:rPr>
          <w:rFonts w:ascii="Arial" w:eastAsia="Arial" w:hAnsi="Arial" w:cs="Arial"/>
        </w:rPr>
        <w:t xml:space="preserve">Comments </w:t>
      </w:r>
      <w:r w:rsidR="32863A3E" w:rsidRPr="698E0E38">
        <w:rPr>
          <w:rFonts w:ascii="Arial" w:eastAsia="Arial" w:hAnsi="Arial" w:cs="Arial"/>
        </w:rPr>
        <w:t xml:space="preserve">shows </w:t>
      </w:r>
      <w:r w:rsidR="4ABFC527" w:rsidRPr="698E0E38">
        <w:rPr>
          <w:rFonts w:ascii="Arial" w:eastAsia="Arial" w:hAnsi="Arial" w:cs="Arial"/>
        </w:rPr>
        <w:t xml:space="preserve">a higher correlation with the </w:t>
      </w:r>
      <w:r w:rsidR="64D2A29E" w:rsidRPr="698E0E38">
        <w:rPr>
          <w:rFonts w:ascii="Arial" w:eastAsia="Arial" w:hAnsi="Arial" w:cs="Arial"/>
        </w:rPr>
        <w:t>discarded SM_</w:t>
      </w:r>
      <w:r w:rsidR="4ABFC527" w:rsidRPr="698E0E38">
        <w:rPr>
          <w:rFonts w:ascii="Arial" w:eastAsia="Arial" w:hAnsi="Arial" w:cs="Arial"/>
        </w:rPr>
        <w:t>Shares</w:t>
      </w:r>
      <w:r w:rsidR="7CA200D8" w:rsidRPr="698E0E38">
        <w:rPr>
          <w:rFonts w:ascii="Arial" w:eastAsia="Arial" w:hAnsi="Arial" w:cs="Arial"/>
        </w:rPr>
        <w:t xml:space="preserve"> variable</w:t>
      </w:r>
      <w:r w:rsidR="4ABFC527" w:rsidRPr="698E0E38">
        <w:rPr>
          <w:rFonts w:ascii="Arial" w:eastAsia="Arial" w:hAnsi="Arial" w:cs="Arial"/>
        </w:rPr>
        <w:t xml:space="preserve">, </w:t>
      </w:r>
      <w:r w:rsidR="57E8AF11" w:rsidRPr="698E0E38">
        <w:rPr>
          <w:rFonts w:ascii="Arial" w:eastAsia="Arial" w:hAnsi="Arial" w:cs="Arial"/>
        </w:rPr>
        <w:t>which led us to decide to keep</w:t>
      </w:r>
      <w:r w:rsidR="4ABFC527" w:rsidRPr="698E0E38">
        <w:rPr>
          <w:rFonts w:ascii="Arial" w:eastAsia="Arial" w:hAnsi="Arial" w:cs="Arial"/>
        </w:rPr>
        <w:t xml:space="preserve"> </w:t>
      </w:r>
      <w:r w:rsidR="076140F7" w:rsidRPr="698E0E38">
        <w:rPr>
          <w:rFonts w:ascii="Arial" w:eastAsia="Arial" w:hAnsi="Arial" w:cs="Arial"/>
        </w:rPr>
        <w:t>SM_</w:t>
      </w:r>
      <w:r w:rsidR="4ABFC527" w:rsidRPr="698E0E38">
        <w:rPr>
          <w:rFonts w:ascii="Arial" w:eastAsia="Arial" w:hAnsi="Arial" w:cs="Arial"/>
        </w:rPr>
        <w:t xml:space="preserve">Comments as representative of </w:t>
      </w:r>
      <w:r w:rsidR="2400E0AF" w:rsidRPr="698E0E38">
        <w:rPr>
          <w:rFonts w:ascii="Arial" w:eastAsia="Arial" w:hAnsi="Arial" w:cs="Arial"/>
        </w:rPr>
        <w:t>social media</w:t>
      </w:r>
      <w:r w:rsidR="4ABFC527" w:rsidRPr="698E0E38">
        <w:rPr>
          <w:rFonts w:ascii="Arial" w:eastAsia="Arial" w:hAnsi="Arial" w:cs="Arial"/>
        </w:rPr>
        <w:t xml:space="preserve"> interactions.</w:t>
      </w:r>
    </w:p>
    <w:p w14:paraId="0358C764" w14:textId="0D9E37F3" w:rsidR="3112A7AF" w:rsidRDefault="3112A7AF" w:rsidP="3112A7AF">
      <w:pPr>
        <w:spacing w:line="360" w:lineRule="auto"/>
        <w:jc w:val="both"/>
        <w:rPr>
          <w:rFonts w:ascii="Arial" w:eastAsia="Arial" w:hAnsi="Arial" w:cs="Arial"/>
        </w:rPr>
      </w:pPr>
    </w:p>
    <w:p w14:paraId="7962104D" w14:textId="2DD4984E" w:rsidR="00E8EE72" w:rsidRDefault="00E8EE72" w:rsidP="1367DA03">
      <w:pPr>
        <w:spacing w:line="360" w:lineRule="auto"/>
        <w:jc w:val="both"/>
        <w:rPr>
          <w:rFonts w:ascii="Arial" w:eastAsia="Arial" w:hAnsi="Arial" w:cs="Arial"/>
        </w:rPr>
      </w:pPr>
      <w:r>
        <w:rPr>
          <w:noProof/>
        </w:rPr>
        <w:drawing>
          <wp:inline distT="0" distB="0" distL="0" distR="0" wp14:anchorId="02F6F081" wp14:editId="28C3028E">
            <wp:extent cx="3017520" cy="2671596"/>
            <wp:effectExtent l="0" t="0" r="0" b="0"/>
            <wp:docPr id="51367429" name="Picture 5136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67429"/>
                    <pic:cNvPicPr/>
                  </pic:nvPicPr>
                  <pic:blipFill>
                    <a:blip r:embed="rId15">
                      <a:extLst>
                        <a:ext uri="{28A0092B-C50C-407E-A947-70E740481C1C}">
                          <a14:useLocalDpi xmlns:a14="http://schemas.microsoft.com/office/drawing/2010/main" val="0"/>
                        </a:ext>
                      </a:extLst>
                    </a:blip>
                    <a:stretch>
                      <a:fillRect/>
                    </a:stretch>
                  </pic:blipFill>
                  <pic:spPr>
                    <a:xfrm>
                      <a:off x="0" y="0"/>
                      <a:ext cx="3017520" cy="2671596"/>
                    </a:xfrm>
                    <a:prstGeom prst="rect">
                      <a:avLst/>
                    </a:prstGeom>
                  </pic:spPr>
                </pic:pic>
              </a:graphicData>
            </a:graphic>
          </wp:inline>
        </w:drawing>
      </w:r>
    </w:p>
    <w:p w14:paraId="40225BD8" w14:textId="09ECD8B0" w:rsidR="599A8EE9" w:rsidRDefault="599A8EE9" w:rsidP="1367DA03">
      <w:pPr>
        <w:spacing w:line="360" w:lineRule="auto"/>
        <w:jc w:val="both"/>
        <w:rPr>
          <w:rFonts w:ascii="Arial" w:eastAsia="Arial" w:hAnsi="Arial" w:cs="Arial"/>
        </w:rPr>
      </w:pPr>
      <w:r w:rsidRPr="698E0E38">
        <w:rPr>
          <w:rFonts w:ascii="Arial" w:eastAsia="Arial" w:hAnsi="Arial" w:cs="Arial"/>
        </w:rPr>
        <w:t xml:space="preserve">Figure </w:t>
      </w:r>
      <w:r w:rsidR="7244280F" w:rsidRPr="698E0E38">
        <w:rPr>
          <w:rFonts w:ascii="Arial" w:eastAsia="Arial" w:hAnsi="Arial" w:cs="Arial"/>
        </w:rPr>
        <w:t>3</w:t>
      </w:r>
      <w:r w:rsidRPr="698E0E38">
        <w:rPr>
          <w:rFonts w:ascii="Arial" w:eastAsia="Arial" w:hAnsi="Arial" w:cs="Arial"/>
        </w:rPr>
        <w:t xml:space="preserve"> – Heatmap </w:t>
      </w:r>
      <w:r w:rsidR="146C1F0A" w:rsidRPr="698E0E38">
        <w:rPr>
          <w:rFonts w:ascii="Arial" w:eastAsia="Arial" w:hAnsi="Arial" w:cs="Arial"/>
        </w:rPr>
        <w:t xml:space="preserve">with </w:t>
      </w:r>
      <w:r w:rsidRPr="698E0E38">
        <w:rPr>
          <w:rFonts w:ascii="Arial" w:eastAsia="Arial" w:hAnsi="Arial" w:cs="Arial"/>
        </w:rPr>
        <w:t>Digital</w:t>
      </w:r>
      <w:r w:rsidR="5BBA3550" w:rsidRPr="698E0E38">
        <w:rPr>
          <w:rFonts w:ascii="Arial" w:eastAsia="Arial" w:hAnsi="Arial" w:cs="Arial"/>
        </w:rPr>
        <w:t>_</w:t>
      </w:r>
      <w:r w:rsidRPr="698E0E38">
        <w:rPr>
          <w:rFonts w:ascii="Arial" w:eastAsia="Arial" w:hAnsi="Arial" w:cs="Arial"/>
        </w:rPr>
        <w:t>Contacts dataset</w:t>
      </w:r>
      <w:r w:rsidR="17ED1576" w:rsidRPr="698E0E38">
        <w:rPr>
          <w:rFonts w:ascii="Arial" w:eastAsia="Arial" w:hAnsi="Arial" w:cs="Arial"/>
        </w:rPr>
        <w:t xml:space="preserve"> variables</w:t>
      </w:r>
    </w:p>
    <w:p w14:paraId="5D897C55" w14:textId="5086547C" w:rsidR="3112A7AF" w:rsidRDefault="3112A7AF" w:rsidP="1367DA03">
      <w:pPr>
        <w:spacing w:line="360" w:lineRule="auto"/>
        <w:jc w:val="both"/>
        <w:rPr>
          <w:rFonts w:ascii="Arial" w:eastAsia="Arial" w:hAnsi="Arial" w:cs="Arial"/>
        </w:rPr>
      </w:pPr>
    </w:p>
    <w:p w14:paraId="14D9A66A" w14:textId="03350FB7" w:rsidR="62CFC9BE" w:rsidRDefault="6A77D2B5" w:rsidP="6200E4F1">
      <w:pPr>
        <w:spacing w:line="360" w:lineRule="auto"/>
        <w:ind w:firstLine="708"/>
        <w:jc w:val="both"/>
        <w:rPr>
          <w:rFonts w:ascii="Arial" w:eastAsia="Arial" w:hAnsi="Arial" w:cs="Arial"/>
        </w:rPr>
      </w:pPr>
      <w:r w:rsidRPr="698E0E38">
        <w:rPr>
          <w:rFonts w:ascii="Arial" w:eastAsia="Arial" w:hAnsi="Arial" w:cs="Arial"/>
        </w:rPr>
        <w:t xml:space="preserve">By </w:t>
      </w:r>
      <w:r w:rsidR="77698037" w:rsidRPr="698E0E38">
        <w:rPr>
          <w:rFonts w:ascii="Arial" w:eastAsia="Arial" w:hAnsi="Arial" w:cs="Arial"/>
        </w:rPr>
        <w:t>applying</w:t>
      </w:r>
      <w:r w:rsidRPr="698E0E38">
        <w:rPr>
          <w:rFonts w:ascii="Arial" w:eastAsia="Arial" w:hAnsi="Arial" w:cs="Arial"/>
        </w:rPr>
        <w:t xml:space="preserve"> the Elbow Method an</w:t>
      </w:r>
      <w:r w:rsidR="123C51C5" w:rsidRPr="698E0E38">
        <w:rPr>
          <w:rFonts w:ascii="Arial" w:eastAsia="Arial" w:hAnsi="Arial" w:cs="Arial"/>
        </w:rPr>
        <w:t>d the Silhouette Score to the transformed data,</w:t>
      </w:r>
      <w:r w:rsidR="60AE1151" w:rsidRPr="698E0E38">
        <w:rPr>
          <w:rFonts w:ascii="Arial" w:eastAsia="Arial" w:hAnsi="Arial" w:cs="Arial"/>
        </w:rPr>
        <w:t xml:space="preserve"> the conclusion was identical to </w:t>
      </w:r>
      <w:r w:rsidR="2E8C96F0" w:rsidRPr="698E0E38">
        <w:rPr>
          <w:rFonts w:ascii="Arial" w:eastAsia="Arial" w:hAnsi="Arial" w:cs="Arial"/>
        </w:rPr>
        <w:t xml:space="preserve">that of </w:t>
      </w:r>
      <w:r w:rsidR="60AE1151" w:rsidRPr="698E0E38">
        <w:rPr>
          <w:rFonts w:ascii="Arial" w:eastAsia="Arial" w:hAnsi="Arial" w:cs="Arial"/>
        </w:rPr>
        <w:t>option zero</w:t>
      </w:r>
      <w:r w:rsidR="02A1841D" w:rsidRPr="698E0E38">
        <w:rPr>
          <w:rFonts w:ascii="Arial" w:eastAsia="Arial" w:hAnsi="Arial" w:cs="Arial"/>
        </w:rPr>
        <w:t>: the optimal number of clusters is three</w:t>
      </w:r>
      <w:r w:rsidR="74ED8B3C" w:rsidRPr="698E0E38">
        <w:rPr>
          <w:rFonts w:ascii="Arial" w:eastAsia="Arial" w:hAnsi="Arial" w:cs="Arial"/>
        </w:rPr>
        <w:t>, confirmed by a higher score on Silhouette.</w:t>
      </w:r>
    </w:p>
    <w:p w14:paraId="2E218C84" w14:textId="1809DA08" w:rsidR="19654E54" w:rsidRDefault="19654E54" w:rsidP="698E0E38">
      <w:pPr>
        <w:spacing w:line="360" w:lineRule="auto"/>
        <w:ind w:firstLine="708"/>
        <w:jc w:val="both"/>
        <w:rPr>
          <w:rFonts w:ascii="Arial" w:eastAsia="Arial" w:hAnsi="Arial" w:cs="Arial"/>
        </w:rPr>
      </w:pPr>
    </w:p>
    <w:p w14:paraId="3C1E253C" w14:textId="46CD8138" w:rsidR="14566D01" w:rsidRDefault="14566D01" w:rsidP="698E0E38">
      <w:pPr>
        <w:spacing w:line="360" w:lineRule="auto"/>
        <w:jc w:val="both"/>
        <w:rPr>
          <w:rFonts w:ascii="Arial" w:eastAsia="Arial" w:hAnsi="Arial" w:cs="Arial"/>
        </w:rPr>
      </w:pPr>
      <w:r>
        <w:rPr>
          <w:noProof/>
        </w:rPr>
        <w:drawing>
          <wp:inline distT="0" distB="0" distL="0" distR="0" wp14:anchorId="4A868EE1" wp14:editId="1CA7D089">
            <wp:extent cx="2743200" cy="2097134"/>
            <wp:effectExtent l="0" t="0" r="0" b="0"/>
            <wp:docPr id="75678239" name="Picture 7567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78239"/>
                    <pic:cNvPicPr/>
                  </pic:nvPicPr>
                  <pic:blipFill>
                    <a:blip r:embed="rId16">
                      <a:extLst>
                        <a:ext uri="{28A0092B-C50C-407E-A947-70E740481C1C}">
                          <a14:useLocalDpi xmlns:a14="http://schemas.microsoft.com/office/drawing/2010/main" val="0"/>
                        </a:ext>
                      </a:extLst>
                    </a:blip>
                    <a:srcRect b="50113"/>
                    <a:stretch>
                      <a:fillRect/>
                    </a:stretch>
                  </pic:blipFill>
                  <pic:spPr>
                    <a:xfrm>
                      <a:off x="0" y="0"/>
                      <a:ext cx="2743200" cy="2097134"/>
                    </a:xfrm>
                    <a:prstGeom prst="rect">
                      <a:avLst/>
                    </a:prstGeom>
                  </pic:spPr>
                </pic:pic>
              </a:graphicData>
            </a:graphic>
          </wp:inline>
        </w:drawing>
      </w:r>
      <w:r w:rsidR="7A81CF41">
        <w:rPr>
          <w:noProof/>
        </w:rPr>
        <w:drawing>
          <wp:inline distT="0" distB="0" distL="0" distR="0" wp14:anchorId="68C69347" wp14:editId="7C62CF9F">
            <wp:extent cx="2743200" cy="2085584"/>
            <wp:effectExtent l="0" t="0" r="0" b="0"/>
            <wp:docPr id="544979064" name="Picture 54497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979064"/>
                    <pic:cNvPicPr/>
                  </pic:nvPicPr>
                  <pic:blipFill>
                    <a:blip r:embed="rId17">
                      <a:extLst>
                        <a:ext uri="{28A0092B-C50C-407E-A947-70E740481C1C}">
                          <a14:useLocalDpi xmlns:a14="http://schemas.microsoft.com/office/drawing/2010/main" val="0"/>
                        </a:ext>
                      </a:extLst>
                    </a:blip>
                    <a:stretch>
                      <a:fillRect/>
                    </a:stretch>
                  </pic:blipFill>
                  <pic:spPr>
                    <a:xfrm>
                      <a:off x="0" y="0"/>
                      <a:ext cx="2743200" cy="2085584"/>
                    </a:xfrm>
                    <a:prstGeom prst="rect">
                      <a:avLst/>
                    </a:prstGeom>
                  </pic:spPr>
                </pic:pic>
              </a:graphicData>
            </a:graphic>
          </wp:inline>
        </w:drawing>
      </w:r>
    </w:p>
    <w:p w14:paraId="6D9AA16B" w14:textId="0DB64B5E" w:rsidR="7A70BBEE" w:rsidRDefault="7A70BBEE" w:rsidP="1367DA03">
      <w:pPr>
        <w:spacing w:line="360" w:lineRule="auto"/>
        <w:jc w:val="both"/>
        <w:rPr>
          <w:rFonts w:ascii="Arial" w:eastAsia="Arial" w:hAnsi="Arial" w:cs="Arial"/>
        </w:rPr>
      </w:pPr>
      <w:r w:rsidRPr="698E0E38">
        <w:rPr>
          <w:rFonts w:ascii="Arial" w:eastAsia="Arial" w:hAnsi="Arial" w:cs="Arial"/>
        </w:rPr>
        <w:t xml:space="preserve">Figure </w:t>
      </w:r>
      <w:r w:rsidR="5C56E685" w:rsidRPr="698E0E38">
        <w:rPr>
          <w:rFonts w:ascii="Arial" w:eastAsia="Arial" w:hAnsi="Arial" w:cs="Arial"/>
        </w:rPr>
        <w:t>4</w:t>
      </w:r>
      <w:r w:rsidRPr="698E0E38">
        <w:rPr>
          <w:rFonts w:ascii="Arial" w:eastAsia="Arial" w:hAnsi="Arial" w:cs="Arial"/>
        </w:rPr>
        <w:t xml:space="preserve"> – </w:t>
      </w:r>
      <w:r w:rsidR="0E66BDE2" w:rsidRPr="698E0E38">
        <w:rPr>
          <w:rFonts w:ascii="Arial" w:eastAsia="Arial" w:hAnsi="Arial" w:cs="Arial"/>
        </w:rPr>
        <w:t xml:space="preserve">Digital: </w:t>
      </w:r>
      <w:r w:rsidRPr="698E0E38">
        <w:rPr>
          <w:rFonts w:ascii="Arial" w:eastAsia="Arial" w:hAnsi="Arial" w:cs="Arial"/>
        </w:rPr>
        <w:t>Elbow Method and Silhouette Score for Option One</w:t>
      </w:r>
    </w:p>
    <w:p w14:paraId="570DF18C" w14:textId="2A96C9C3" w:rsidR="3112A7AF" w:rsidRDefault="3112A7AF" w:rsidP="1367DA03">
      <w:pPr>
        <w:spacing w:line="360" w:lineRule="auto"/>
        <w:jc w:val="both"/>
        <w:rPr>
          <w:rFonts w:ascii="Arial" w:eastAsia="Arial" w:hAnsi="Arial" w:cs="Arial"/>
        </w:rPr>
      </w:pPr>
    </w:p>
    <w:p w14:paraId="5476B915" w14:textId="52A3CED3" w:rsidR="7A70BBEE" w:rsidRDefault="0A310E62" w:rsidP="51FB9757">
      <w:pPr>
        <w:spacing w:line="360" w:lineRule="auto"/>
        <w:ind w:firstLine="708"/>
        <w:jc w:val="both"/>
        <w:rPr>
          <w:rFonts w:ascii="Arial" w:eastAsia="Arial" w:hAnsi="Arial" w:cs="Arial"/>
        </w:rPr>
      </w:pPr>
      <w:r w:rsidRPr="698E0E38">
        <w:rPr>
          <w:rFonts w:ascii="Arial" w:eastAsia="Arial" w:hAnsi="Arial" w:cs="Arial"/>
        </w:rPr>
        <w:t>F</w:t>
      </w:r>
      <w:r w:rsidR="7A70BBEE" w:rsidRPr="698E0E38">
        <w:rPr>
          <w:rFonts w:ascii="Arial" w:eastAsia="Arial" w:hAnsi="Arial" w:cs="Arial"/>
        </w:rPr>
        <w:t xml:space="preserve">or option two, we tried </w:t>
      </w:r>
      <w:r w:rsidR="50767110" w:rsidRPr="698E0E38">
        <w:rPr>
          <w:rFonts w:ascii="Arial" w:eastAsia="Arial" w:hAnsi="Arial" w:cs="Arial"/>
        </w:rPr>
        <w:t xml:space="preserve">merging </w:t>
      </w:r>
      <w:r w:rsidR="7A70BBEE" w:rsidRPr="698E0E38">
        <w:rPr>
          <w:rFonts w:ascii="Arial" w:eastAsia="Arial" w:hAnsi="Arial" w:cs="Arial"/>
        </w:rPr>
        <w:t xml:space="preserve">three </w:t>
      </w:r>
      <w:r w:rsidR="55CF5368" w:rsidRPr="698E0E38">
        <w:rPr>
          <w:rFonts w:ascii="Arial" w:eastAsia="Arial" w:hAnsi="Arial" w:cs="Arial"/>
        </w:rPr>
        <w:t>social media</w:t>
      </w:r>
      <w:r w:rsidR="7A70BBEE" w:rsidRPr="698E0E38">
        <w:rPr>
          <w:rFonts w:ascii="Arial" w:eastAsia="Arial" w:hAnsi="Arial" w:cs="Arial"/>
        </w:rPr>
        <w:t xml:space="preserve"> columns into </w:t>
      </w:r>
      <w:r w:rsidR="13BDCB2F" w:rsidRPr="698E0E38">
        <w:rPr>
          <w:rFonts w:ascii="Arial" w:eastAsia="Arial" w:hAnsi="Arial" w:cs="Arial"/>
        </w:rPr>
        <w:t xml:space="preserve">a single </w:t>
      </w:r>
      <w:r w:rsidR="7A70BBEE" w:rsidRPr="698E0E38">
        <w:rPr>
          <w:rFonts w:ascii="Arial" w:eastAsia="Arial" w:hAnsi="Arial" w:cs="Arial"/>
        </w:rPr>
        <w:t>one</w:t>
      </w:r>
      <w:r w:rsidR="66600AB7" w:rsidRPr="698E0E38">
        <w:rPr>
          <w:rFonts w:ascii="Arial" w:eastAsia="Arial" w:hAnsi="Arial" w:cs="Arial"/>
        </w:rPr>
        <w:t xml:space="preserve"> (representative of</w:t>
      </w:r>
      <w:r w:rsidR="3DD1AD7C" w:rsidRPr="698E0E38">
        <w:rPr>
          <w:rFonts w:ascii="Arial" w:eastAsia="Arial" w:hAnsi="Arial" w:cs="Arial"/>
        </w:rPr>
        <w:t xml:space="preserve"> </w:t>
      </w:r>
      <w:r w:rsidR="537EA9EE" w:rsidRPr="698E0E38">
        <w:rPr>
          <w:rFonts w:ascii="Arial" w:eastAsia="Arial" w:hAnsi="Arial" w:cs="Arial"/>
        </w:rPr>
        <w:t xml:space="preserve">the </w:t>
      </w:r>
      <w:r w:rsidR="66600AB7" w:rsidRPr="698E0E38">
        <w:rPr>
          <w:rFonts w:ascii="Arial" w:eastAsia="Arial" w:hAnsi="Arial" w:cs="Arial"/>
        </w:rPr>
        <w:t>social media interactions)</w:t>
      </w:r>
      <w:r w:rsidR="49A985B6" w:rsidRPr="698E0E38">
        <w:rPr>
          <w:rFonts w:ascii="Arial" w:eastAsia="Arial" w:hAnsi="Arial" w:cs="Arial"/>
        </w:rPr>
        <w:t>.</w:t>
      </w:r>
      <w:r w:rsidR="1F5D947B" w:rsidRPr="698E0E38">
        <w:rPr>
          <w:rFonts w:ascii="Arial" w:eastAsia="Arial" w:hAnsi="Arial" w:cs="Arial"/>
        </w:rPr>
        <w:t xml:space="preserve"> Once again, we reached the conclusion that three is the optimal number of clusters.</w:t>
      </w:r>
    </w:p>
    <w:p w14:paraId="51A280F3" w14:textId="49260621" w:rsidR="138199D8" w:rsidRDefault="138199D8" w:rsidP="138199D8">
      <w:pPr>
        <w:spacing w:line="360" w:lineRule="auto"/>
        <w:jc w:val="both"/>
        <w:rPr>
          <w:rFonts w:ascii="Arial" w:eastAsia="Arial" w:hAnsi="Arial" w:cs="Arial"/>
        </w:rPr>
      </w:pPr>
    </w:p>
    <w:p w14:paraId="4F7C1219" w14:textId="091DCFBE" w:rsidR="1568C1D3" w:rsidRDefault="1568C1D3" w:rsidP="698E0E38">
      <w:pPr>
        <w:spacing w:line="360" w:lineRule="auto"/>
        <w:jc w:val="both"/>
        <w:rPr>
          <w:rFonts w:ascii="Arial" w:eastAsia="Arial" w:hAnsi="Arial" w:cs="Arial"/>
        </w:rPr>
      </w:pPr>
      <w:r>
        <w:rPr>
          <w:noProof/>
        </w:rPr>
        <w:drawing>
          <wp:inline distT="0" distB="0" distL="0" distR="0" wp14:anchorId="5DEFC430" wp14:editId="22894F8F">
            <wp:extent cx="2743200" cy="2117149"/>
            <wp:effectExtent l="0" t="0" r="0" b="0"/>
            <wp:docPr id="1390951937" name="Picture 139095193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951937"/>
                    <pic:cNvPicPr/>
                  </pic:nvPicPr>
                  <pic:blipFill>
                    <a:blip r:embed="rId18">
                      <a:extLst>
                        <a:ext uri="{28A0092B-C50C-407E-A947-70E740481C1C}">
                          <a14:useLocalDpi xmlns:a14="http://schemas.microsoft.com/office/drawing/2010/main" val="0"/>
                        </a:ext>
                      </a:extLst>
                    </a:blip>
                    <a:srcRect b="49773"/>
                    <a:stretch>
                      <a:fillRect/>
                    </a:stretch>
                  </pic:blipFill>
                  <pic:spPr>
                    <a:xfrm>
                      <a:off x="0" y="0"/>
                      <a:ext cx="2743200" cy="2117149"/>
                    </a:xfrm>
                    <a:prstGeom prst="rect">
                      <a:avLst/>
                    </a:prstGeom>
                  </pic:spPr>
                </pic:pic>
              </a:graphicData>
            </a:graphic>
          </wp:inline>
        </w:drawing>
      </w:r>
      <w:r w:rsidR="4DF06A8F">
        <w:rPr>
          <w:noProof/>
        </w:rPr>
        <w:drawing>
          <wp:inline distT="0" distB="0" distL="0" distR="0" wp14:anchorId="4CAE9E1D" wp14:editId="15C2E9C7">
            <wp:extent cx="2743200" cy="2105025"/>
            <wp:effectExtent l="0" t="0" r="0" b="0"/>
            <wp:docPr id="357386867" name="Picture 35738686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386867"/>
                    <pic:cNvPicPr/>
                  </pic:nvPicPr>
                  <pic:blipFill>
                    <a:blip r:embed="rId19">
                      <a:extLst>
                        <a:ext uri="{28A0092B-C50C-407E-A947-70E740481C1C}">
                          <a14:useLocalDpi xmlns:a14="http://schemas.microsoft.com/office/drawing/2010/main" val="0"/>
                        </a:ext>
                      </a:extLst>
                    </a:blip>
                    <a:stretch>
                      <a:fillRect/>
                    </a:stretch>
                  </pic:blipFill>
                  <pic:spPr>
                    <a:xfrm>
                      <a:off x="0" y="0"/>
                      <a:ext cx="2743200" cy="2105025"/>
                    </a:xfrm>
                    <a:prstGeom prst="rect">
                      <a:avLst/>
                    </a:prstGeom>
                  </pic:spPr>
                </pic:pic>
              </a:graphicData>
            </a:graphic>
          </wp:inline>
        </w:drawing>
      </w:r>
    </w:p>
    <w:p w14:paraId="13E9D2B6" w14:textId="07E40923" w:rsidR="0032214A" w:rsidRDefault="0032214A" w:rsidP="1367DA03">
      <w:pPr>
        <w:spacing w:line="360" w:lineRule="auto"/>
        <w:jc w:val="both"/>
        <w:rPr>
          <w:rFonts w:ascii="Arial" w:eastAsia="Arial" w:hAnsi="Arial" w:cs="Arial"/>
        </w:rPr>
      </w:pPr>
      <w:r w:rsidRPr="698E0E38">
        <w:rPr>
          <w:rFonts w:ascii="Arial" w:eastAsia="Arial" w:hAnsi="Arial" w:cs="Arial"/>
        </w:rPr>
        <w:t xml:space="preserve">Figure </w:t>
      </w:r>
      <w:r w:rsidR="74296451" w:rsidRPr="698E0E38">
        <w:rPr>
          <w:rFonts w:ascii="Arial" w:eastAsia="Arial" w:hAnsi="Arial" w:cs="Arial"/>
        </w:rPr>
        <w:t>5</w:t>
      </w:r>
      <w:r w:rsidRPr="698E0E38">
        <w:rPr>
          <w:rFonts w:ascii="Arial" w:eastAsia="Arial" w:hAnsi="Arial" w:cs="Arial"/>
        </w:rPr>
        <w:t xml:space="preserve"> – </w:t>
      </w:r>
      <w:r w:rsidR="1759804F" w:rsidRPr="698E0E38">
        <w:rPr>
          <w:rFonts w:ascii="Arial" w:eastAsia="Arial" w:hAnsi="Arial" w:cs="Arial"/>
        </w:rPr>
        <w:t xml:space="preserve">Digital: </w:t>
      </w:r>
      <w:r w:rsidRPr="698E0E38">
        <w:rPr>
          <w:rFonts w:ascii="Arial" w:eastAsia="Arial" w:hAnsi="Arial" w:cs="Arial"/>
        </w:rPr>
        <w:t>Elbow Method and Silhouette Score for Option Two</w:t>
      </w:r>
    </w:p>
    <w:p w14:paraId="64BC734B" w14:textId="7D0345B5" w:rsidR="3112A7AF" w:rsidRDefault="3112A7AF" w:rsidP="3112A7AF">
      <w:pPr>
        <w:spacing w:line="360" w:lineRule="auto"/>
        <w:jc w:val="both"/>
        <w:rPr>
          <w:rFonts w:ascii="Arial" w:eastAsia="Arial" w:hAnsi="Arial" w:cs="Arial"/>
        </w:rPr>
      </w:pPr>
    </w:p>
    <w:p w14:paraId="152B55C7" w14:textId="7E1BA70D" w:rsidR="4596598D" w:rsidRDefault="4596598D" w:rsidP="3112A7AF">
      <w:pPr>
        <w:spacing w:line="360" w:lineRule="auto"/>
        <w:ind w:firstLine="708"/>
        <w:jc w:val="both"/>
        <w:rPr>
          <w:rFonts w:ascii="Arial" w:eastAsia="Arial" w:hAnsi="Arial" w:cs="Arial"/>
        </w:rPr>
      </w:pPr>
      <w:r w:rsidRPr="698E0E38">
        <w:rPr>
          <w:rFonts w:ascii="Arial" w:eastAsia="Arial" w:hAnsi="Arial" w:cs="Arial"/>
        </w:rPr>
        <w:t>We concluded that three was the optimal number of clusters, from a digital contact perspective</w:t>
      </w:r>
      <w:r w:rsidR="6925B716" w:rsidRPr="698E0E38">
        <w:rPr>
          <w:rFonts w:ascii="Arial" w:eastAsia="Arial" w:hAnsi="Arial" w:cs="Arial"/>
        </w:rPr>
        <w:t>.</w:t>
      </w:r>
    </w:p>
    <w:p w14:paraId="6521ED27" w14:textId="44ECD265" w:rsidR="3112A7AF" w:rsidRDefault="17CF7EC7" w:rsidP="4371CE84">
      <w:pPr>
        <w:spacing w:line="360" w:lineRule="auto"/>
        <w:ind w:firstLine="708"/>
        <w:jc w:val="both"/>
        <w:rPr>
          <w:rFonts w:ascii="Arial" w:eastAsia="Arial" w:hAnsi="Arial" w:cs="Arial"/>
        </w:rPr>
      </w:pPr>
      <w:r w:rsidRPr="698E0E38">
        <w:rPr>
          <w:rFonts w:ascii="Arial" w:eastAsia="Arial" w:hAnsi="Arial" w:cs="Arial"/>
        </w:rPr>
        <w:t>Moving to K-Means,</w:t>
      </w:r>
      <w:r w:rsidR="7F051F66" w:rsidRPr="698E0E38">
        <w:rPr>
          <w:rFonts w:ascii="Arial" w:eastAsia="Arial" w:hAnsi="Arial" w:cs="Arial"/>
        </w:rPr>
        <w:t xml:space="preserve"> </w:t>
      </w:r>
      <w:r w:rsidR="52E1A337" w:rsidRPr="698E0E38">
        <w:rPr>
          <w:rFonts w:ascii="Arial" w:eastAsia="Arial" w:hAnsi="Arial" w:cs="Arial"/>
        </w:rPr>
        <w:t xml:space="preserve">we used K-Means++ to get a better </w:t>
      </w:r>
      <w:r w:rsidR="1EEB1E5A" w:rsidRPr="698E0E38">
        <w:rPr>
          <w:rFonts w:ascii="Arial" w:eastAsia="Arial" w:hAnsi="Arial" w:cs="Arial"/>
        </w:rPr>
        <w:t>representation</w:t>
      </w:r>
      <w:r w:rsidR="52E1A337" w:rsidRPr="698E0E38">
        <w:rPr>
          <w:rFonts w:ascii="Arial" w:eastAsia="Arial" w:hAnsi="Arial" w:cs="Arial"/>
        </w:rPr>
        <w:t xml:space="preserve"> of the initial centroids.</w:t>
      </w:r>
    </w:p>
    <w:p w14:paraId="4600E7E5" w14:textId="7045D42A" w:rsidR="3112A7AF" w:rsidRDefault="7F034938" w:rsidP="3112A7AF">
      <w:pPr>
        <w:spacing w:line="360" w:lineRule="auto"/>
        <w:jc w:val="both"/>
        <w:rPr>
          <w:rFonts w:ascii="Arial" w:eastAsia="Arial" w:hAnsi="Arial" w:cs="Arial"/>
        </w:rPr>
      </w:pPr>
      <w:r>
        <w:rPr>
          <w:noProof/>
        </w:rPr>
        <w:drawing>
          <wp:inline distT="0" distB="0" distL="0" distR="0" wp14:anchorId="51D7158D" wp14:editId="36F11D9A">
            <wp:extent cx="5400675" cy="1543050"/>
            <wp:effectExtent l="0" t="0" r="0" b="0"/>
            <wp:docPr id="1844150938" name="Picture 184415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150938"/>
                    <pic:cNvPicPr/>
                  </pic:nvPicPr>
                  <pic:blipFill>
                    <a:blip r:embed="rId20">
                      <a:extLst>
                        <a:ext uri="{28A0092B-C50C-407E-A947-70E740481C1C}">
                          <a14:useLocalDpi xmlns:a14="http://schemas.microsoft.com/office/drawing/2010/main" val="0"/>
                        </a:ext>
                      </a:extLst>
                    </a:blip>
                    <a:stretch>
                      <a:fillRect/>
                    </a:stretch>
                  </pic:blipFill>
                  <pic:spPr>
                    <a:xfrm>
                      <a:off x="0" y="0"/>
                      <a:ext cx="5400675" cy="1543050"/>
                    </a:xfrm>
                    <a:prstGeom prst="rect">
                      <a:avLst/>
                    </a:prstGeom>
                  </pic:spPr>
                </pic:pic>
              </a:graphicData>
            </a:graphic>
          </wp:inline>
        </w:drawing>
      </w:r>
      <w:r w:rsidR="578ADECD" w:rsidRPr="698E0E38">
        <w:rPr>
          <w:rFonts w:ascii="Arial" w:eastAsia="Arial" w:hAnsi="Arial" w:cs="Arial"/>
        </w:rPr>
        <w:t xml:space="preserve">Figure </w:t>
      </w:r>
      <w:r w:rsidR="39624242" w:rsidRPr="698E0E38">
        <w:rPr>
          <w:rFonts w:ascii="Arial" w:eastAsia="Arial" w:hAnsi="Arial" w:cs="Arial"/>
        </w:rPr>
        <w:t>6</w:t>
      </w:r>
      <w:r w:rsidR="578ADECD" w:rsidRPr="698E0E38">
        <w:rPr>
          <w:rFonts w:ascii="Arial" w:eastAsia="Arial" w:hAnsi="Arial" w:cs="Arial"/>
        </w:rPr>
        <w:t xml:space="preserve"> – Cluster</w:t>
      </w:r>
      <w:r w:rsidR="03CE1C78" w:rsidRPr="698E0E38">
        <w:rPr>
          <w:rFonts w:ascii="Arial" w:eastAsia="Arial" w:hAnsi="Arial" w:cs="Arial"/>
        </w:rPr>
        <w:t>s</w:t>
      </w:r>
      <w:r w:rsidR="578ADECD" w:rsidRPr="698E0E38">
        <w:rPr>
          <w:rFonts w:ascii="Arial" w:eastAsia="Arial" w:hAnsi="Arial" w:cs="Arial"/>
        </w:rPr>
        <w:t xml:space="preserve">’ </w:t>
      </w:r>
      <w:r w:rsidR="6017C760" w:rsidRPr="698E0E38">
        <w:rPr>
          <w:rFonts w:ascii="Arial" w:eastAsia="Arial" w:hAnsi="Arial" w:cs="Arial"/>
        </w:rPr>
        <w:t>patterns</w:t>
      </w:r>
      <w:r w:rsidR="578ADECD" w:rsidRPr="698E0E38">
        <w:rPr>
          <w:rFonts w:ascii="Arial" w:eastAsia="Arial" w:hAnsi="Arial" w:cs="Arial"/>
        </w:rPr>
        <w:t xml:space="preserve"> considering each feature of the digital contact </w:t>
      </w:r>
      <w:r w:rsidR="27B06793" w:rsidRPr="698E0E38">
        <w:rPr>
          <w:rFonts w:ascii="Arial" w:eastAsia="Arial" w:hAnsi="Arial" w:cs="Arial"/>
        </w:rPr>
        <w:t>dataset</w:t>
      </w:r>
    </w:p>
    <w:p w14:paraId="285456FA" w14:textId="4ED56B99" w:rsidR="1384C2FE" w:rsidRDefault="1384C2FE" w:rsidP="3112A7AF">
      <w:pPr>
        <w:spacing w:line="360" w:lineRule="auto"/>
        <w:ind w:firstLine="708"/>
        <w:jc w:val="both"/>
        <w:rPr>
          <w:rFonts w:ascii="Arial" w:eastAsia="Arial" w:hAnsi="Arial" w:cs="Arial"/>
        </w:rPr>
      </w:pPr>
      <w:r w:rsidRPr="698E0E38">
        <w:rPr>
          <w:rFonts w:ascii="Arial" w:eastAsia="Arial" w:hAnsi="Arial" w:cs="Arial"/>
        </w:rPr>
        <w:t>W</w:t>
      </w:r>
      <w:r w:rsidR="3C27AB34" w:rsidRPr="698E0E38">
        <w:rPr>
          <w:rFonts w:ascii="Arial" w:eastAsia="Arial" w:hAnsi="Arial" w:cs="Arial"/>
        </w:rPr>
        <w:t xml:space="preserve">e identified </w:t>
      </w:r>
      <w:r w:rsidR="4DC2390C" w:rsidRPr="698E0E38">
        <w:rPr>
          <w:rFonts w:ascii="Arial" w:eastAsia="Arial" w:hAnsi="Arial" w:cs="Arial"/>
        </w:rPr>
        <w:t>clusters as:</w:t>
      </w:r>
    </w:p>
    <w:p w14:paraId="5819769A" w14:textId="29AF23E7" w:rsidR="4DC2390C" w:rsidRDefault="4DC2390C" w:rsidP="3112A7AF">
      <w:pPr>
        <w:pStyle w:val="ListParagraph"/>
        <w:numPr>
          <w:ilvl w:val="0"/>
          <w:numId w:val="2"/>
        </w:numPr>
        <w:spacing w:line="360" w:lineRule="auto"/>
        <w:jc w:val="both"/>
        <w:rPr>
          <w:rFonts w:ascii="Arial" w:eastAsia="Arial" w:hAnsi="Arial" w:cs="Arial"/>
        </w:rPr>
      </w:pPr>
      <w:r w:rsidRPr="698E0E38">
        <w:rPr>
          <w:rFonts w:ascii="Arial" w:eastAsia="Arial" w:hAnsi="Arial" w:cs="Arial"/>
        </w:rPr>
        <w:t>Cluster 0 – Ad</w:t>
      </w:r>
      <w:r w:rsidR="10F3673D" w:rsidRPr="698E0E38">
        <w:rPr>
          <w:rFonts w:ascii="Arial" w:eastAsia="Arial" w:hAnsi="Arial" w:cs="Arial"/>
        </w:rPr>
        <w:t xml:space="preserve"> C</w:t>
      </w:r>
      <w:r w:rsidRPr="698E0E38">
        <w:rPr>
          <w:rFonts w:ascii="Arial" w:eastAsia="Arial" w:hAnsi="Arial" w:cs="Arial"/>
        </w:rPr>
        <w:t>lickers</w:t>
      </w:r>
    </w:p>
    <w:p w14:paraId="3DF7B5DD" w14:textId="1242B829" w:rsidR="4DC2390C" w:rsidRDefault="4DC2390C" w:rsidP="3112A7AF">
      <w:pPr>
        <w:pStyle w:val="ListParagraph"/>
        <w:numPr>
          <w:ilvl w:val="0"/>
          <w:numId w:val="2"/>
        </w:numPr>
        <w:spacing w:line="360" w:lineRule="auto"/>
        <w:jc w:val="both"/>
        <w:rPr>
          <w:rFonts w:ascii="Arial" w:eastAsia="Arial" w:hAnsi="Arial" w:cs="Arial"/>
        </w:rPr>
      </w:pPr>
      <w:r w:rsidRPr="698E0E38">
        <w:rPr>
          <w:rFonts w:ascii="Arial" w:eastAsia="Arial" w:hAnsi="Arial" w:cs="Arial"/>
        </w:rPr>
        <w:t xml:space="preserve">Cluster 1 – App </w:t>
      </w:r>
      <w:r w:rsidR="1DA84ED9" w:rsidRPr="698E0E38">
        <w:rPr>
          <w:rFonts w:ascii="Arial" w:eastAsia="Arial" w:hAnsi="Arial" w:cs="Arial"/>
        </w:rPr>
        <w:t>Explorers</w:t>
      </w:r>
    </w:p>
    <w:p w14:paraId="3CCD5246" w14:textId="0905043F" w:rsidR="4DC2390C" w:rsidRDefault="4DC2390C" w:rsidP="3112A7AF">
      <w:pPr>
        <w:pStyle w:val="ListParagraph"/>
        <w:numPr>
          <w:ilvl w:val="0"/>
          <w:numId w:val="2"/>
        </w:numPr>
        <w:spacing w:line="360" w:lineRule="auto"/>
        <w:jc w:val="both"/>
        <w:rPr>
          <w:rFonts w:ascii="Arial" w:eastAsia="Arial" w:hAnsi="Arial" w:cs="Arial"/>
        </w:rPr>
      </w:pPr>
      <w:r w:rsidRPr="698E0E38">
        <w:rPr>
          <w:rFonts w:ascii="Arial" w:eastAsia="Arial" w:hAnsi="Arial" w:cs="Arial"/>
        </w:rPr>
        <w:t xml:space="preserve">Cluster 2 – </w:t>
      </w:r>
      <w:r w:rsidR="14062498" w:rsidRPr="698E0E38">
        <w:rPr>
          <w:rFonts w:ascii="Arial" w:eastAsia="Arial" w:hAnsi="Arial" w:cs="Arial"/>
        </w:rPr>
        <w:t>Social Butterflies</w:t>
      </w:r>
    </w:p>
    <w:p w14:paraId="0BC8D114" w14:textId="7D0C35EE" w:rsidR="3112A7AF" w:rsidRDefault="3112A7AF" w:rsidP="3112A7AF">
      <w:pPr>
        <w:spacing w:line="360" w:lineRule="auto"/>
        <w:jc w:val="both"/>
        <w:rPr>
          <w:rFonts w:ascii="Arial" w:eastAsia="Arial" w:hAnsi="Arial" w:cs="Arial"/>
        </w:rPr>
      </w:pPr>
    </w:p>
    <w:p w14:paraId="511BE1CA" w14:textId="0861C9B1" w:rsidR="64AC6BB3" w:rsidRDefault="64AC6BB3" w:rsidP="3112A7AF">
      <w:pPr>
        <w:spacing w:line="360" w:lineRule="auto"/>
        <w:ind w:firstLine="708"/>
        <w:jc w:val="both"/>
        <w:rPr>
          <w:rFonts w:ascii="Arial" w:eastAsia="Arial" w:hAnsi="Arial" w:cs="Arial"/>
        </w:rPr>
      </w:pPr>
      <w:r w:rsidRPr="698E0E38">
        <w:rPr>
          <w:rFonts w:ascii="Arial" w:eastAsia="Arial" w:hAnsi="Arial" w:cs="Arial"/>
        </w:rPr>
        <w:t>We will further characterize each</w:t>
      </w:r>
      <w:r w:rsidR="2F753F08" w:rsidRPr="698E0E38">
        <w:rPr>
          <w:rFonts w:ascii="Arial" w:eastAsia="Arial" w:hAnsi="Arial" w:cs="Arial"/>
        </w:rPr>
        <w:t xml:space="preserve"> cluster </w:t>
      </w:r>
      <w:r w:rsidR="08D2614B" w:rsidRPr="698E0E38">
        <w:rPr>
          <w:rFonts w:ascii="Arial" w:eastAsia="Arial" w:hAnsi="Arial" w:cs="Arial"/>
        </w:rPr>
        <w:t>on the next chapter (Description of Resulting Clusters).</w:t>
      </w:r>
    </w:p>
    <w:p w14:paraId="19841914" w14:textId="0EA65FEC" w:rsidR="3112A7AF" w:rsidRDefault="3112A7AF" w:rsidP="1367DA03">
      <w:pPr>
        <w:spacing w:line="360" w:lineRule="auto"/>
        <w:jc w:val="both"/>
        <w:rPr>
          <w:rFonts w:ascii="Arial" w:eastAsia="Arial" w:hAnsi="Arial" w:cs="Arial"/>
        </w:rPr>
      </w:pPr>
    </w:p>
    <w:p w14:paraId="4852495F" w14:textId="2DD4984E" w:rsidR="4157D317" w:rsidRDefault="4157D317" w:rsidP="698E0E38">
      <w:pPr>
        <w:pStyle w:val="Heading2"/>
        <w:spacing w:line="360" w:lineRule="auto"/>
        <w:jc w:val="both"/>
      </w:pPr>
      <w:bookmarkStart w:id="16" w:name="_Toc681707426"/>
      <w:r w:rsidRPr="698E0E38">
        <w:t xml:space="preserve">3.2 Perspective: </w:t>
      </w:r>
      <w:r w:rsidR="2643B61F" w:rsidRPr="698E0E38">
        <w:t>Products</w:t>
      </w:r>
      <w:bookmarkEnd w:id="16"/>
    </w:p>
    <w:p w14:paraId="568E646D" w14:textId="2BB3B4A2" w:rsidR="65079F6C" w:rsidRDefault="65079F6C" w:rsidP="65079F6C">
      <w:pPr>
        <w:spacing w:line="360" w:lineRule="auto"/>
        <w:jc w:val="both"/>
        <w:rPr>
          <w:rFonts w:ascii="Arial" w:eastAsia="Arial" w:hAnsi="Arial" w:cs="Arial"/>
        </w:rPr>
      </w:pPr>
    </w:p>
    <w:p w14:paraId="36C4CB6A" w14:textId="6FEE3E62" w:rsidR="02E61926" w:rsidRDefault="576BAD9B" w:rsidP="675E43F2">
      <w:pPr>
        <w:spacing w:line="360" w:lineRule="auto"/>
        <w:ind w:firstLine="708"/>
        <w:jc w:val="both"/>
        <w:rPr>
          <w:rFonts w:ascii="Arial" w:eastAsia="Arial" w:hAnsi="Arial" w:cs="Arial"/>
        </w:rPr>
      </w:pPr>
      <w:r w:rsidRPr="698E0E38">
        <w:rPr>
          <w:rFonts w:ascii="Arial" w:eastAsia="Arial" w:hAnsi="Arial" w:cs="Arial"/>
        </w:rPr>
        <w:t>The f</w:t>
      </w:r>
      <w:r w:rsidR="38885853" w:rsidRPr="698E0E38">
        <w:rPr>
          <w:rFonts w:ascii="Arial" w:eastAsia="Arial" w:hAnsi="Arial" w:cs="Arial"/>
        </w:rPr>
        <w:t xml:space="preserve">irst step is to identify which clustering algorithm to use. </w:t>
      </w:r>
      <w:r w:rsidR="0F4F4712" w:rsidRPr="698E0E38">
        <w:rPr>
          <w:rFonts w:ascii="Arial" w:eastAsia="Arial" w:hAnsi="Arial" w:cs="Arial"/>
        </w:rPr>
        <w:t xml:space="preserve">As we </w:t>
      </w:r>
      <w:r w:rsidR="3D00267A" w:rsidRPr="698E0E38">
        <w:rPr>
          <w:rFonts w:ascii="Arial" w:eastAsia="Arial" w:hAnsi="Arial" w:cs="Arial"/>
        </w:rPr>
        <w:t xml:space="preserve">previously </w:t>
      </w:r>
      <w:r w:rsidR="0F4F4712" w:rsidRPr="698E0E38">
        <w:rPr>
          <w:rFonts w:ascii="Arial" w:eastAsia="Arial" w:hAnsi="Arial" w:cs="Arial"/>
        </w:rPr>
        <w:t>dealt with the presence of outliers on the dataset, we were comfo</w:t>
      </w:r>
      <w:r w:rsidR="1A91DEEB" w:rsidRPr="698E0E38">
        <w:rPr>
          <w:rFonts w:ascii="Arial" w:eastAsia="Arial" w:hAnsi="Arial" w:cs="Arial"/>
        </w:rPr>
        <w:t>rtable to use</w:t>
      </w:r>
      <w:r w:rsidR="3CBBB2F9" w:rsidRPr="698E0E38">
        <w:rPr>
          <w:rFonts w:ascii="Arial" w:eastAsia="Arial" w:hAnsi="Arial" w:cs="Arial"/>
        </w:rPr>
        <w:t xml:space="preserve"> </w:t>
      </w:r>
      <w:r w:rsidR="1A91DEEB" w:rsidRPr="698E0E38">
        <w:rPr>
          <w:rFonts w:ascii="Arial" w:eastAsia="Arial" w:hAnsi="Arial" w:cs="Arial"/>
        </w:rPr>
        <w:t>K-Means</w:t>
      </w:r>
      <w:r w:rsidR="363CA2DC" w:rsidRPr="698E0E38">
        <w:rPr>
          <w:rFonts w:ascii="Arial" w:eastAsia="Arial" w:hAnsi="Arial" w:cs="Arial"/>
        </w:rPr>
        <w:t>.</w:t>
      </w:r>
    </w:p>
    <w:p w14:paraId="1C1D780F" w14:textId="45E8F30D" w:rsidR="045E56AA" w:rsidRDefault="045E56AA" w:rsidP="3112A7AF">
      <w:pPr>
        <w:spacing w:line="360" w:lineRule="auto"/>
        <w:ind w:firstLine="708"/>
        <w:jc w:val="both"/>
        <w:rPr>
          <w:rFonts w:ascii="Arial" w:eastAsia="Arial" w:hAnsi="Arial" w:cs="Arial"/>
        </w:rPr>
      </w:pPr>
      <w:r w:rsidRPr="698E0E38">
        <w:rPr>
          <w:rFonts w:ascii="Arial" w:eastAsia="Arial" w:hAnsi="Arial" w:cs="Arial"/>
        </w:rPr>
        <w:t>S</w:t>
      </w:r>
      <w:r w:rsidR="2583E1B5" w:rsidRPr="698E0E38">
        <w:rPr>
          <w:rFonts w:ascii="Arial" w:eastAsia="Arial" w:hAnsi="Arial" w:cs="Arial"/>
        </w:rPr>
        <w:t xml:space="preserve">tep </w:t>
      </w:r>
      <w:r w:rsidR="6B65B660" w:rsidRPr="698E0E38">
        <w:rPr>
          <w:rFonts w:ascii="Arial" w:eastAsia="Arial" w:hAnsi="Arial" w:cs="Arial"/>
        </w:rPr>
        <w:t xml:space="preserve">two </w:t>
      </w:r>
      <w:r w:rsidR="1DCCBC53" w:rsidRPr="698E0E38">
        <w:rPr>
          <w:rFonts w:ascii="Arial" w:eastAsia="Arial" w:hAnsi="Arial" w:cs="Arial"/>
        </w:rPr>
        <w:t>was</w:t>
      </w:r>
      <w:r w:rsidR="2583E1B5" w:rsidRPr="698E0E38">
        <w:rPr>
          <w:rFonts w:ascii="Arial" w:eastAsia="Arial" w:hAnsi="Arial" w:cs="Arial"/>
        </w:rPr>
        <w:t xml:space="preserve"> </w:t>
      </w:r>
      <w:r w:rsidR="1DCC6F0F" w:rsidRPr="698E0E38">
        <w:rPr>
          <w:rFonts w:ascii="Arial" w:eastAsia="Arial" w:hAnsi="Arial" w:cs="Arial"/>
        </w:rPr>
        <w:t xml:space="preserve">to </w:t>
      </w:r>
      <w:r w:rsidR="2583E1B5" w:rsidRPr="698E0E38">
        <w:rPr>
          <w:rFonts w:ascii="Arial" w:eastAsia="Arial" w:hAnsi="Arial" w:cs="Arial"/>
        </w:rPr>
        <w:t>identify</w:t>
      </w:r>
      <w:r w:rsidR="56D4A784" w:rsidRPr="698E0E38">
        <w:rPr>
          <w:rFonts w:ascii="Arial" w:eastAsia="Arial" w:hAnsi="Arial" w:cs="Arial"/>
        </w:rPr>
        <w:t xml:space="preserve"> </w:t>
      </w:r>
      <w:r w:rsidR="02E61926" w:rsidRPr="698E0E38">
        <w:rPr>
          <w:rFonts w:ascii="Arial" w:eastAsia="Arial" w:hAnsi="Arial" w:cs="Arial"/>
        </w:rPr>
        <w:t xml:space="preserve">the </w:t>
      </w:r>
      <w:r w:rsidR="12D71A37" w:rsidRPr="698E0E38">
        <w:rPr>
          <w:rFonts w:ascii="Arial" w:eastAsia="Arial" w:hAnsi="Arial" w:cs="Arial"/>
        </w:rPr>
        <w:t xml:space="preserve">optimal </w:t>
      </w:r>
      <w:r w:rsidR="02E61926" w:rsidRPr="698E0E38">
        <w:rPr>
          <w:rFonts w:ascii="Arial" w:eastAsia="Arial" w:hAnsi="Arial" w:cs="Arial"/>
        </w:rPr>
        <w:t>number of clusters.</w:t>
      </w:r>
      <w:r w:rsidR="6A6CEE3B" w:rsidRPr="698E0E38">
        <w:rPr>
          <w:rFonts w:ascii="Arial" w:eastAsia="Arial" w:hAnsi="Arial" w:cs="Arial"/>
        </w:rPr>
        <w:t xml:space="preserve"> </w:t>
      </w:r>
      <w:r w:rsidR="55B76B90" w:rsidRPr="698E0E38">
        <w:rPr>
          <w:rFonts w:ascii="Arial" w:eastAsia="Arial" w:hAnsi="Arial" w:cs="Arial"/>
        </w:rPr>
        <w:t>In order t</w:t>
      </w:r>
      <w:r w:rsidR="1AFB0EE2" w:rsidRPr="698E0E38">
        <w:rPr>
          <w:rFonts w:ascii="Arial" w:eastAsia="Arial" w:hAnsi="Arial" w:cs="Arial"/>
        </w:rPr>
        <w:t>o do our</w:t>
      </w:r>
      <w:r w:rsidR="6A6CEE3B" w:rsidRPr="698E0E38">
        <w:rPr>
          <w:rFonts w:ascii="Arial" w:eastAsia="Arial" w:hAnsi="Arial" w:cs="Arial"/>
        </w:rPr>
        <w:t xml:space="preserve"> clustering analysis, we used both the Elbow Method and the Silhouette Score</w:t>
      </w:r>
      <w:r w:rsidR="0FF3D098" w:rsidRPr="698E0E38">
        <w:rPr>
          <w:rFonts w:ascii="Arial" w:eastAsia="Arial" w:hAnsi="Arial" w:cs="Arial"/>
        </w:rPr>
        <w:t xml:space="preserve">. After </w:t>
      </w:r>
      <w:r w:rsidR="51FD21FA" w:rsidRPr="698E0E38">
        <w:rPr>
          <w:rFonts w:ascii="Arial" w:eastAsia="Arial" w:hAnsi="Arial" w:cs="Arial"/>
        </w:rPr>
        <w:t>generat</w:t>
      </w:r>
      <w:r w:rsidR="00B70966" w:rsidRPr="698E0E38">
        <w:rPr>
          <w:rFonts w:ascii="Arial" w:eastAsia="Arial" w:hAnsi="Arial" w:cs="Arial"/>
        </w:rPr>
        <w:t>ing</w:t>
      </w:r>
      <w:r w:rsidR="51FD21FA" w:rsidRPr="698E0E38">
        <w:rPr>
          <w:rFonts w:ascii="Arial" w:eastAsia="Arial" w:hAnsi="Arial" w:cs="Arial"/>
        </w:rPr>
        <w:t xml:space="preserve"> </w:t>
      </w:r>
      <w:r w:rsidR="0FF3D098" w:rsidRPr="698E0E38">
        <w:rPr>
          <w:rFonts w:ascii="Arial" w:eastAsia="Arial" w:hAnsi="Arial" w:cs="Arial"/>
        </w:rPr>
        <w:t>the plotted graphs,</w:t>
      </w:r>
      <w:r w:rsidR="19F97211" w:rsidRPr="698E0E38">
        <w:rPr>
          <w:rFonts w:ascii="Arial" w:eastAsia="Arial" w:hAnsi="Arial" w:cs="Arial"/>
        </w:rPr>
        <w:t xml:space="preserve"> it was a </w:t>
      </w:r>
      <w:r w:rsidR="0FF3D098" w:rsidRPr="698E0E38">
        <w:rPr>
          <w:rFonts w:ascii="Arial" w:eastAsia="Arial" w:hAnsi="Arial" w:cs="Arial"/>
        </w:rPr>
        <w:t>challenge</w:t>
      </w:r>
      <w:r w:rsidR="48F13E74" w:rsidRPr="698E0E38">
        <w:rPr>
          <w:rFonts w:ascii="Arial" w:eastAsia="Arial" w:hAnsi="Arial" w:cs="Arial"/>
        </w:rPr>
        <w:t xml:space="preserve"> </w:t>
      </w:r>
      <w:r w:rsidR="0FF3D098" w:rsidRPr="698E0E38">
        <w:rPr>
          <w:rFonts w:ascii="Arial" w:eastAsia="Arial" w:hAnsi="Arial" w:cs="Arial"/>
        </w:rPr>
        <w:t>selecting the appropriate number of clusters</w:t>
      </w:r>
      <w:r w:rsidR="3BF168F6" w:rsidRPr="698E0E38">
        <w:rPr>
          <w:rFonts w:ascii="Arial" w:eastAsia="Arial" w:hAnsi="Arial" w:cs="Arial"/>
        </w:rPr>
        <w:t>, since</w:t>
      </w:r>
      <w:r w:rsidR="0FF3D098" w:rsidRPr="698E0E38">
        <w:rPr>
          <w:rFonts w:ascii="Arial" w:eastAsia="Arial" w:hAnsi="Arial" w:cs="Arial"/>
        </w:rPr>
        <w:t xml:space="preserve"> the Elbow Method</w:t>
      </w:r>
      <w:r w:rsidR="16A965E8" w:rsidRPr="698E0E38">
        <w:rPr>
          <w:rFonts w:ascii="Arial" w:eastAsia="Arial" w:hAnsi="Arial" w:cs="Arial"/>
        </w:rPr>
        <w:t xml:space="preserve"> was showing </w:t>
      </w:r>
      <w:r w:rsidR="0FF3D098" w:rsidRPr="698E0E38">
        <w:rPr>
          <w:rFonts w:ascii="Arial" w:eastAsia="Arial" w:hAnsi="Arial" w:cs="Arial"/>
        </w:rPr>
        <w:t>an elongated curve</w:t>
      </w:r>
      <w:r w:rsidR="1402089F" w:rsidRPr="698E0E38">
        <w:rPr>
          <w:rFonts w:ascii="Arial" w:eastAsia="Arial" w:hAnsi="Arial" w:cs="Arial"/>
        </w:rPr>
        <w:t xml:space="preserve">, making it unclear on what </w:t>
      </w:r>
      <w:r w:rsidR="4BF304D4" w:rsidRPr="698E0E38">
        <w:rPr>
          <w:rFonts w:ascii="Arial" w:eastAsia="Arial" w:hAnsi="Arial" w:cs="Arial"/>
        </w:rPr>
        <w:t>was</w:t>
      </w:r>
      <w:r w:rsidR="1402089F" w:rsidRPr="698E0E38">
        <w:rPr>
          <w:rFonts w:ascii="Arial" w:eastAsia="Arial" w:hAnsi="Arial" w:cs="Arial"/>
        </w:rPr>
        <w:t xml:space="preserve"> the </w:t>
      </w:r>
      <w:r w:rsidR="5D6D9E5D" w:rsidRPr="698E0E38">
        <w:rPr>
          <w:rFonts w:ascii="Arial" w:eastAsia="Arial" w:hAnsi="Arial" w:cs="Arial"/>
        </w:rPr>
        <w:t>optimal</w:t>
      </w:r>
      <w:r w:rsidR="1402089F" w:rsidRPr="698E0E38">
        <w:rPr>
          <w:rFonts w:ascii="Arial" w:eastAsia="Arial" w:hAnsi="Arial" w:cs="Arial"/>
        </w:rPr>
        <w:t xml:space="preserve"> number of clusters</w:t>
      </w:r>
      <w:r w:rsidR="1D10892E" w:rsidRPr="698E0E38">
        <w:rPr>
          <w:rFonts w:ascii="Arial" w:eastAsia="Arial" w:hAnsi="Arial" w:cs="Arial"/>
        </w:rPr>
        <w:t xml:space="preserve"> was</w:t>
      </w:r>
      <w:r w:rsidR="1402089F" w:rsidRPr="698E0E38">
        <w:rPr>
          <w:rFonts w:ascii="Arial" w:eastAsia="Arial" w:hAnsi="Arial" w:cs="Arial"/>
        </w:rPr>
        <w:t>.</w:t>
      </w:r>
      <w:r w:rsidR="44AFAE72" w:rsidRPr="698E0E38">
        <w:rPr>
          <w:rFonts w:ascii="Arial" w:eastAsia="Arial" w:hAnsi="Arial" w:cs="Arial"/>
        </w:rPr>
        <w:t xml:space="preserve"> </w:t>
      </w:r>
      <w:r w:rsidR="4EF2F653" w:rsidRPr="698E0E38">
        <w:rPr>
          <w:rFonts w:ascii="Arial" w:eastAsia="Arial" w:hAnsi="Arial" w:cs="Arial"/>
        </w:rPr>
        <w:t>To make a more informed decision, we computed</w:t>
      </w:r>
      <w:r w:rsidR="2526DB25" w:rsidRPr="698E0E38">
        <w:rPr>
          <w:rFonts w:ascii="Arial" w:eastAsia="Arial" w:hAnsi="Arial" w:cs="Arial"/>
        </w:rPr>
        <w:t xml:space="preserve"> t</w:t>
      </w:r>
      <w:r w:rsidR="44AFAE72" w:rsidRPr="698E0E38">
        <w:rPr>
          <w:rFonts w:ascii="Arial" w:eastAsia="Arial" w:hAnsi="Arial" w:cs="Arial"/>
        </w:rPr>
        <w:t>he Silhouette Score</w:t>
      </w:r>
      <w:r w:rsidR="037071EC" w:rsidRPr="698E0E38">
        <w:rPr>
          <w:rFonts w:ascii="Arial" w:eastAsia="Arial" w:hAnsi="Arial" w:cs="Arial"/>
        </w:rPr>
        <w:t>s</w:t>
      </w:r>
      <w:r w:rsidR="21A4F886" w:rsidRPr="698E0E38">
        <w:rPr>
          <w:rFonts w:ascii="Arial" w:eastAsia="Arial" w:hAnsi="Arial" w:cs="Arial"/>
        </w:rPr>
        <w:t xml:space="preserve">, </w:t>
      </w:r>
      <w:r w:rsidR="037071EC" w:rsidRPr="698E0E38">
        <w:rPr>
          <w:rFonts w:ascii="Arial" w:eastAsia="Arial" w:hAnsi="Arial" w:cs="Arial"/>
        </w:rPr>
        <w:t>and the highest score was</w:t>
      </w:r>
      <w:r w:rsidR="2928D2E2" w:rsidRPr="698E0E38">
        <w:rPr>
          <w:rFonts w:ascii="Arial" w:eastAsia="Arial" w:hAnsi="Arial" w:cs="Arial"/>
        </w:rPr>
        <w:t xml:space="preserve"> three</w:t>
      </w:r>
      <w:r w:rsidR="44AFAE72" w:rsidRPr="698E0E38">
        <w:rPr>
          <w:rFonts w:ascii="Arial" w:eastAsia="Arial" w:hAnsi="Arial" w:cs="Arial"/>
        </w:rPr>
        <w:t xml:space="preserve"> clusters, followed by </w:t>
      </w:r>
      <w:r w:rsidR="25A262F8" w:rsidRPr="698E0E38">
        <w:rPr>
          <w:rFonts w:ascii="Arial" w:eastAsia="Arial" w:hAnsi="Arial" w:cs="Arial"/>
        </w:rPr>
        <w:t>four</w:t>
      </w:r>
      <w:r w:rsidR="44AFAE72" w:rsidRPr="698E0E38">
        <w:rPr>
          <w:rFonts w:ascii="Arial" w:eastAsia="Arial" w:hAnsi="Arial" w:cs="Arial"/>
        </w:rPr>
        <w:t>,</w:t>
      </w:r>
      <w:r w:rsidR="71ACFBAC" w:rsidRPr="698E0E38">
        <w:rPr>
          <w:rFonts w:ascii="Arial" w:eastAsia="Arial" w:hAnsi="Arial" w:cs="Arial"/>
        </w:rPr>
        <w:t xml:space="preserve"> and</w:t>
      </w:r>
      <w:r w:rsidR="44AFAE72" w:rsidRPr="698E0E38">
        <w:rPr>
          <w:rFonts w:ascii="Arial" w:eastAsia="Arial" w:hAnsi="Arial" w:cs="Arial"/>
        </w:rPr>
        <w:t xml:space="preserve"> then </w:t>
      </w:r>
      <w:r w:rsidR="67310845" w:rsidRPr="698E0E38">
        <w:rPr>
          <w:rFonts w:ascii="Arial" w:eastAsia="Arial" w:hAnsi="Arial" w:cs="Arial"/>
        </w:rPr>
        <w:t>two</w:t>
      </w:r>
      <w:r w:rsidR="44AFAE72" w:rsidRPr="698E0E38">
        <w:rPr>
          <w:rFonts w:ascii="Arial" w:eastAsia="Arial" w:hAnsi="Arial" w:cs="Arial"/>
        </w:rPr>
        <w:t xml:space="preserve">. </w:t>
      </w:r>
      <w:r w:rsidR="6002DB23" w:rsidRPr="698E0E38">
        <w:rPr>
          <w:rFonts w:ascii="Arial" w:eastAsia="Arial" w:hAnsi="Arial" w:cs="Arial"/>
        </w:rPr>
        <w:t>Therefore,</w:t>
      </w:r>
      <w:r w:rsidR="44AFAE72" w:rsidRPr="698E0E38">
        <w:rPr>
          <w:rFonts w:ascii="Arial" w:eastAsia="Arial" w:hAnsi="Arial" w:cs="Arial"/>
        </w:rPr>
        <w:t xml:space="preserve"> we </w:t>
      </w:r>
      <w:r w:rsidR="4600435F" w:rsidRPr="698E0E38">
        <w:rPr>
          <w:rFonts w:ascii="Arial" w:eastAsia="Arial" w:hAnsi="Arial" w:cs="Arial"/>
        </w:rPr>
        <w:t>decided to</w:t>
      </w:r>
      <w:r w:rsidR="44AFAE72" w:rsidRPr="698E0E38">
        <w:rPr>
          <w:rFonts w:ascii="Arial" w:eastAsia="Arial" w:hAnsi="Arial" w:cs="Arial"/>
        </w:rPr>
        <w:t xml:space="preserve"> </w:t>
      </w:r>
      <w:r w:rsidR="45444040" w:rsidRPr="698E0E38">
        <w:rPr>
          <w:rFonts w:ascii="Arial" w:eastAsia="Arial" w:hAnsi="Arial" w:cs="Arial"/>
        </w:rPr>
        <w:t xml:space="preserve">consider </w:t>
      </w:r>
      <w:r w:rsidR="20ED3CE3" w:rsidRPr="698E0E38">
        <w:rPr>
          <w:rFonts w:ascii="Arial" w:eastAsia="Arial" w:hAnsi="Arial" w:cs="Arial"/>
        </w:rPr>
        <w:t>k=3</w:t>
      </w:r>
      <w:r w:rsidR="14BD586A" w:rsidRPr="698E0E38">
        <w:rPr>
          <w:rFonts w:ascii="Arial" w:eastAsia="Arial" w:hAnsi="Arial" w:cs="Arial"/>
        </w:rPr>
        <w:t xml:space="preserve"> as the</w:t>
      </w:r>
      <w:r w:rsidR="2EBFC2FD" w:rsidRPr="698E0E38">
        <w:rPr>
          <w:rFonts w:ascii="Arial" w:eastAsia="Arial" w:hAnsi="Arial" w:cs="Arial"/>
        </w:rPr>
        <w:t xml:space="preserve"> optimal number of clusters</w:t>
      </w:r>
      <w:r w:rsidR="442DB2AA" w:rsidRPr="698E0E38">
        <w:rPr>
          <w:rFonts w:ascii="Arial" w:eastAsia="Arial" w:hAnsi="Arial" w:cs="Arial"/>
        </w:rPr>
        <w:t xml:space="preserve">, although the relative low </w:t>
      </w:r>
      <w:r w:rsidR="63905981" w:rsidRPr="698E0E38">
        <w:rPr>
          <w:rFonts w:ascii="Arial" w:eastAsia="Arial" w:hAnsi="Arial" w:cs="Arial"/>
        </w:rPr>
        <w:t>Silhouette score</w:t>
      </w:r>
      <w:r w:rsidR="6819688D" w:rsidRPr="698E0E38">
        <w:rPr>
          <w:rFonts w:ascii="Arial" w:eastAsia="Arial" w:hAnsi="Arial" w:cs="Arial"/>
        </w:rPr>
        <w:t xml:space="preserve"> clearly rais</w:t>
      </w:r>
      <w:r w:rsidR="0773E952" w:rsidRPr="698E0E38">
        <w:rPr>
          <w:rFonts w:ascii="Arial" w:eastAsia="Arial" w:hAnsi="Arial" w:cs="Arial"/>
        </w:rPr>
        <w:t>ed</w:t>
      </w:r>
      <w:r w:rsidR="6819688D" w:rsidRPr="698E0E38">
        <w:rPr>
          <w:rFonts w:ascii="Arial" w:eastAsia="Arial" w:hAnsi="Arial" w:cs="Arial"/>
        </w:rPr>
        <w:t xml:space="preserve"> some concerns </w:t>
      </w:r>
      <w:r w:rsidR="3065C2EA" w:rsidRPr="698E0E38">
        <w:rPr>
          <w:rFonts w:ascii="Arial" w:eastAsia="Arial" w:hAnsi="Arial" w:cs="Arial"/>
        </w:rPr>
        <w:t>amongst</w:t>
      </w:r>
      <w:r w:rsidR="6819688D" w:rsidRPr="698E0E38">
        <w:rPr>
          <w:rFonts w:ascii="Arial" w:eastAsia="Arial" w:hAnsi="Arial" w:cs="Arial"/>
        </w:rPr>
        <w:t xml:space="preserve"> the team</w:t>
      </w:r>
      <w:r w:rsidR="1BBE6456" w:rsidRPr="698E0E38">
        <w:rPr>
          <w:rFonts w:ascii="Arial" w:eastAsia="Arial" w:hAnsi="Arial" w:cs="Arial"/>
        </w:rPr>
        <w:t>. In this sense, some steps should be taken to improve the number of clusters in a future iteration, such as trying different clustering methods, like DBSCAN or the hierarchical method.</w:t>
      </w:r>
    </w:p>
    <w:p w14:paraId="60335D73" w14:textId="18E315DB" w:rsidR="44AFAE72" w:rsidRDefault="00FB271C" w:rsidP="00DA1B7E">
      <w:pPr>
        <w:spacing w:line="360" w:lineRule="auto"/>
        <w:ind w:firstLine="708"/>
        <w:jc w:val="both"/>
        <w:rPr>
          <w:rFonts w:ascii="Arial" w:eastAsia="Arial" w:hAnsi="Arial" w:cs="Arial"/>
        </w:rPr>
      </w:pPr>
      <w:r w:rsidRPr="698E0E38">
        <w:rPr>
          <w:rFonts w:ascii="Arial" w:eastAsia="Arial" w:hAnsi="Arial" w:cs="Arial"/>
        </w:rPr>
        <w:t>W</w:t>
      </w:r>
      <w:r w:rsidR="44AFAE72" w:rsidRPr="698E0E38">
        <w:rPr>
          <w:rFonts w:ascii="Arial" w:eastAsia="Arial" w:hAnsi="Arial" w:cs="Arial"/>
        </w:rPr>
        <w:t xml:space="preserve">e </w:t>
      </w:r>
      <w:r w:rsidRPr="698E0E38">
        <w:rPr>
          <w:rFonts w:ascii="Arial" w:eastAsia="Arial" w:hAnsi="Arial" w:cs="Arial"/>
        </w:rPr>
        <w:t xml:space="preserve">applied the </w:t>
      </w:r>
      <w:r w:rsidR="44AFAE72" w:rsidRPr="698E0E38">
        <w:rPr>
          <w:rFonts w:ascii="Arial" w:eastAsia="Arial" w:hAnsi="Arial" w:cs="Arial"/>
        </w:rPr>
        <w:t>K-Means</w:t>
      </w:r>
      <w:r w:rsidRPr="698E0E38">
        <w:rPr>
          <w:rFonts w:ascii="Arial" w:eastAsia="Arial" w:hAnsi="Arial" w:cs="Arial"/>
        </w:rPr>
        <w:t xml:space="preserve"> </w:t>
      </w:r>
      <w:r w:rsidR="44AFAE72" w:rsidRPr="698E0E38">
        <w:rPr>
          <w:rFonts w:ascii="Arial" w:eastAsia="Arial" w:hAnsi="Arial" w:cs="Arial"/>
        </w:rPr>
        <w:t>algorithm on the data</w:t>
      </w:r>
      <w:r w:rsidR="009F7412" w:rsidRPr="698E0E38">
        <w:rPr>
          <w:rFonts w:ascii="Arial" w:eastAsia="Arial" w:hAnsi="Arial" w:cs="Arial"/>
        </w:rPr>
        <w:t xml:space="preserve"> </w:t>
      </w:r>
      <w:r w:rsidR="10E131BC" w:rsidRPr="698E0E38">
        <w:rPr>
          <w:rFonts w:ascii="Arial" w:eastAsia="Arial" w:hAnsi="Arial" w:cs="Arial"/>
        </w:rPr>
        <w:t>frame</w:t>
      </w:r>
      <w:r w:rsidR="44AFAE72" w:rsidRPr="698E0E38">
        <w:rPr>
          <w:rFonts w:ascii="Arial" w:eastAsia="Arial" w:hAnsi="Arial" w:cs="Arial"/>
        </w:rPr>
        <w:t xml:space="preserve"> with</w:t>
      </w:r>
      <w:r w:rsidR="004E6931" w:rsidRPr="698E0E38">
        <w:rPr>
          <w:rFonts w:ascii="Arial" w:eastAsia="Arial" w:hAnsi="Arial" w:cs="Arial"/>
        </w:rPr>
        <w:t xml:space="preserve"> k=3 and 300 iterations</w:t>
      </w:r>
      <w:r w:rsidR="00DA1B7E" w:rsidRPr="698E0E38">
        <w:rPr>
          <w:rFonts w:ascii="Arial" w:eastAsia="Arial" w:hAnsi="Arial" w:cs="Arial"/>
        </w:rPr>
        <w:t>.</w:t>
      </w:r>
    </w:p>
    <w:p w14:paraId="21F50E0B" w14:textId="791238E3" w:rsidR="44AFAE72" w:rsidRDefault="44AFAE72" w:rsidP="3112A7AF">
      <w:pPr>
        <w:spacing w:line="360" w:lineRule="auto"/>
        <w:ind w:firstLine="708"/>
        <w:jc w:val="both"/>
        <w:rPr>
          <w:rFonts w:ascii="Arial" w:eastAsia="Arial" w:hAnsi="Arial" w:cs="Arial"/>
        </w:rPr>
      </w:pPr>
      <w:r w:rsidRPr="698E0E38">
        <w:rPr>
          <w:rFonts w:ascii="Arial" w:eastAsia="Arial" w:hAnsi="Arial" w:cs="Arial"/>
        </w:rPr>
        <w:t xml:space="preserve">From the output of the </w:t>
      </w:r>
      <w:r w:rsidR="00CB55DB" w:rsidRPr="698E0E38">
        <w:rPr>
          <w:rFonts w:ascii="Arial" w:eastAsia="Arial" w:hAnsi="Arial" w:cs="Arial"/>
        </w:rPr>
        <w:t>algorithm,</w:t>
      </w:r>
      <w:r w:rsidRPr="698E0E38">
        <w:rPr>
          <w:rFonts w:ascii="Arial" w:eastAsia="Arial" w:hAnsi="Arial" w:cs="Arial"/>
        </w:rPr>
        <w:t xml:space="preserve"> we took the </w:t>
      </w:r>
      <w:r w:rsidR="00414EEC" w:rsidRPr="698E0E38">
        <w:rPr>
          <w:rFonts w:ascii="Arial" w:eastAsia="Arial" w:hAnsi="Arial" w:cs="Arial"/>
        </w:rPr>
        <w:t xml:space="preserve">cluster </w:t>
      </w:r>
      <w:r w:rsidRPr="698E0E38">
        <w:rPr>
          <w:rFonts w:ascii="Arial" w:eastAsia="Arial" w:hAnsi="Arial" w:cs="Arial"/>
        </w:rPr>
        <w:t xml:space="preserve">labels and assigned </w:t>
      </w:r>
      <w:r w:rsidR="00536631" w:rsidRPr="698E0E38">
        <w:rPr>
          <w:rFonts w:ascii="Arial" w:eastAsia="Arial" w:hAnsi="Arial" w:cs="Arial"/>
        </w:rPr>
        <w:t>them</w:t>
      </w:r>
      <w:r w:rsidRPr="698E0E38">
        <w:rPr>
          <w:rFonts w:ascii="Arial" w:eastAsia="Arial" w:hAnsi="Arial" w:cs="Arial"/>
        </w:rPr>
        <w:t xml:space="preserve"> to our initial data frame so we can identify which customers belong to which of our three clusters.</w:t>
      </w:r>
    </w:p>
    <w:p w14:paraId="591315ED" w14:textId="0F6406C3" w:rsidR="001254D0" w:rsidRDefault="001254D0" w:rsidP="49A46B46">
      <w:pPr>
        <w:spacing w:line="360" w:lineRule="auto"/>
        <w:jc w:val="both"/>
        <w:rPr>
          <w:rFonts w:ascii="Arial" w:eastAsia="Arial" w:hAnsi="Arial" w:cs="Arial"/>
        </w:rPr>
      </w:pPr>
      <w:r>
        <w:rPr>
          <w:noProof/>
        </w:rPr>
        <w:drawing>
          <wp:inline distT="0" distB="0" distL="0" distR="0" wp14:anchorId="083B50BA" wp14:editId="620648CC">
            <wp:extent cx="2743200" cy="2192335"/>
            <wp:effectExtent l="0" t="0" r="0" b="0"/>
            <wp:docPr id="1464241976"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743200" cy="2192335"/>
                    </a:xfrm>
                    <a:prstGeom prst="rect">
                      <a:avLst/>
                    </a:prstGeom>
                  </pic:spPr>
                </pic:pic>
              </a:graphicData>
            </a:graphic>
          </wp:inline>
        </w:drawing>
      </w:r>
      <w:r w:rsidRPr="698E0E38">
        <w:rPr>
          <w:rFonts w:ascii="Arial" w:eastAsia="Arial" w:hAnsi="Arial" w:cs="Arial"/>
        </w:rPr>
        <w:t xml:space="preserve"> </w:t>
      </w:r>
      <w:r w:rsidR="00025196">
        <w:rPr>
          <w:noProof/>
        </w:rPr>
        <w:drawing>
          <wp:inline distT="0" distB="0" distL="0" distR="0" wp14:anchorId="0B641586" wp14:editId="1CFCA8AC">
            <wp:extent cx="2743200" cy="2234334"/>
            <wp:effectExtent l="0" t="0" r="0" b="0"/>
            <wp:docPr id="1322158016"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743200" cy="2234334"/>
                    </a:xfrm>
                    <a:prstGeom prst="rect">
                      <a:avLst/>
                    </a:prstGeom>
                  </pic:spPr>
                </pic:pic>
              </a:graphicData>
            </a:graphic>
          </wp:inline>
        </w:drawing>
      </w:r>
    </w:p>
    <w:p w14:paraId="2ED20C5C" w14:textId="5B312DB3" w:rsidR="27F7CF1B" w:rsidRDefault="27F7CF1B" w:rsidP="1367DA03">
      <w:pPr>
        <w:spacing w:line="360" w:lineRule="auto"/>
        <w:jc w:val="both"/>
        <w:rPr>
          <w:rFonts w:ascii="Arial" w:eastAsia="Arial" w:hAnsi="Arial" w:cs="Arial"/>
        </w:rPr>
      </w:pPr>
      <w:r w:rsidRPr="698E0E38">
        <w:rPr>
          <w:rFonts w:ascii="Arial" w:eastAsia="Arial" w:hAnsi="Arial" w:cs="Arial"/>
        </w:rPr>
        <w:t xml:space="preserve">Figure </w:t>
      </w:r>
      <w:r w:rsidR="4CC9DED1" w:rsidRPr="698E0E38">
        <w:rPr>
          <w:rFonts w:ascii="Arial" w:eastAsia="Arial" w:hAnsi="Arial" w:cs="Arial"/>
        </w:rPr>
        <w:t>7</w:t>
      </w:r>
      <w:r w:rsidR="0EFC0821" w:rsidRPr="698E0E38">
        <w:rPr>
          <w:rFonts w:ascii="Arial" w:eastAsia="Arial" w:hAnsi="Arial" w:cs="Arial"/>
        </w:rPr>
        <w:t xml:space="preserve"> – Products: Elbow Method and Silhouette Score</w:t>
      </w:r>
    </w:p>
    <w:p w14:paraId="637805D2" w14:textId="18E315DB" w:rsidR="00C32C3A" w:rsidRDefault="00C32C3A" w:rsidP="1367DA03">
      <w:pPr>
        <w:spacing w:line="360" w:lineRule="auto"/>
        <w:jc w:val="both"/>
        <w:rPr>
          <w:rFonts w:ascii="Arial" w:eastAsia="Arial" w:hAnsi="Arial" w:cs="Arial"/>
        </w:rPr>
      </w:pPr>
      <w:r w:rsidRPr="698E0E38">
        <w:rPr>
          <w:rFonts w:ascii="Arial" w:eastAsia="Arial" w:hAnsi="Arial" w:cs="Arial"/>
        </w:rPr>
        <w:br w:type="page"/>
      </w:r>
    </w:p>
    <w:p w14:paraId="3316E1CC" w14:textId="18E315DB" w:rsidR="00A00875" w:rsidRDefault="00A00875" w:rsidP="1367DA03">
      <w:pPr>
        <w:pStyle w:val="Heading1"/>
        <w:numPr>
          <w:ilvl w:val="0"/>
          <w:numId w:val="19"/>
        </w:numPr>
        <w:spacing w:line="360" w:lineRule="auto"/>
        <w:jc w:val="both"/>
        <w:rPr>
          <w:rFonts w:ascii="Arial" w:eastAsia="Arial" w:hAnsi="Arial" w:cs="Arial"/>
          <w:b/>
          <w:bCs/>
          <w:sz w:val="24"/>
          <w:szCs w:val="24"/>
        </w:rPr>
      </w:pPr>
      <w:bookmarkStart w:id="17" w:name="_Toc1728944413"/>
      <w:r w:rsidRPr="698E0E38">
        <w:rPr>
          <w:rFonts w:ascii="Arial" w:eastAsia="Arial" w:hAnsi="Arial" w:cs="Arial"/>
          <w:b/>
          <w:bCs/>
          <w:sz w:val="24"/>
          <w:szCs w:val="24"/>
        </w:rPr>
        <w:t>Description of Resulting Clusters</w:t>
      </w:r>
      <w:bookmarkEnd w:id="17"/>
    </w:p>
    <w:p w14:paraId="40C31578" w14:textId="1E83FC6C" w:rsidR="3112A7AF" w:rsidRDefault="3112A7AF" w:rsidP="1367DA03">
      <w:pPr>
        <w:spacing w:line="360" w:lineRule="auto"/>
        <w:jc w:val="both"/>
        <w:rPr>
          <w:rFonts w:ascii="Arial" w:eastAsia="Arial" w:hAnsi="Arial" w:cs="Arial"/>
        </w:rPr>
      </w:pPr>
    </w:p>
    <w:p w14:paraId="66BF1808" w14:textId="072D5C64" w:rsidR="0E584FEE" w:rsidRDefault="0E584FEE" w:rsidP="698E0E38">
      <w:pPr>
        <w:pStyle w:val="Heading2"/>
        <w:spacing w:line="360" w:lineRule="auto"/>
        <w:jc w:val="both"/>
      </w:pPr>
      <w:bookmarkStart w:id="18" w:name="_Toc110794898"/>
      <w:r w:rsidRPr="698E0E38">
        <w:t>4.</w:t>
      </w:r>
      <w:r w:rsidR="194A4781" w:rsidRPr="698E0E38">
        <w:t>1. Digital Contacts</w:t>
      </w:r>
      <w:bookmarkEnd w:id="18"/>
    </w:p>
    <w:p w14:paraId="2A8BF0F9" w14:textId="471BA7CA" w:rsidR="69080EDF" w:rsidRDefault="12896AA8" w:rsidP="69080EDF">
      <w:pPr>
        <w:spacing w:line="360" w:lineRule="auto"/>
        <w:ind w:firstLine="708"/>
        <w:jc w:val="both"/>
        <w:rPr>
          <w:rFonts w:ascii="Arial" w:eastAsia="Arial" w:hAnsi="Arial" w:cs="Arial"/>
        </w:rPr>
      </w:pPr>
      <w:r w:rsidRPr="698E0E38">
        <w:rPr>
          <w:rFonts w:ascii="Arial" w:eastAsia="Arial" w:hAnsi="Arial" w:cs="Arial"/>
        </w:rPr>
        <w:t>Bearing in mind the research question</w:t>
      </w:r>
      <w:r w:rsidR="43508C2A" w:rsidRPr="698E0E38">
        <w:rPr>
          <w:rFonts w:ascii="Arial" w:eastAsia="Arial" w:hAnsi="Arial" w:cs="Arial"/>
        </w:rPr>
        <w:t>:</w:t>
      </w:r>
      <w:r w:rsidRPr="698E0E38">
        <w:rPr>
          <w:rFonts w:ascii="Arial" w:eastAsia="Arial" w:hAnsi="Arial" w:cs="Arial"/>
        </w:rPr>
        <w:t xml:space="preserve"> "What distinct customer segments exist based on their engagement behavio</w:t>
      </w:r>
      <w:r w:rsidR="546ED889" w:rsidRPr="698E0E38">
        <w:rPr>
          <w:rFonts w:ascii="Arial" w:eastAsia="Arial" w:hAnsi="Arial" w:cs="Arial"/>
        </w:rPr>
        <w:t>u</w:t>
      </w:r>
      <w:r w:rsidRPr="698E0E38">
        <w:rPr>
          <w:rFonts w:ascii="Arial" w:eastAsia="Arial" w:hAnsi="Arial" w:cs="Arial"/>
        </w:rPr>
        <w:t>r across email,</w:t>
      </w:r>
      <w:r w:rsidR="5C10B5CB" w:rsidRPr="698E0E38">
        <w:rPr>
          <w:rFonts w:ascii="Arial" w:eastAsia="Arial" w:hAnsi="Arial" w:cs="Arial"/>
        </w:rPr>
        <w:t xml:space="preserve"> </w:t>
      </w:r>
      <w:r w:rsidRPr="698E0E38">
        <w:rPr>
          <w:rFonts w:ascii="Arial" w:eastAsia="Arial" w:hAnsi="Arial" w:cs="Arial"/>
        </w:rPr>
        <w:t>mobile app and social media platforms?"</w:t>
      </w:r>
      <w:r w:rsidR="3BDCCEC7" w:rsidRPr="698E0E38">
        <w:rPr>
          <w:rFonts w:ascii="Arial" w:eastAsia="Arial" w:hAnsi="Arial" w:cs="Arial"/>
        </w:rPr>
        <w:t>,</w:t>
      </w:r>
      <w:r w:rsidRPr="698E0E38">
        <w:rPr>
          <w:rFonts w:ascii="Arial" w:eastAsia="Arial" w:hAnsi="Arial" w:cs="Arial"/>
        </w:rPr>
        <w:t xml:space="preserve"> </w:t>
      </w:r>
      <w:r w:rsidR="0FC9FD40" w:rsidRPr="698E0E38">
        <w:rPr>
          <w:rFonts w:ascii="Arial" w:eastAsia="Arial" w:hAnsi="Arial" w:cs="Arial"/>
        </w:rPr>
        <w:t>w</w:t>
      </w:r>
      <w:r w:rsidR="3F113C37" w:rsidRPr="698E0E38">
        <w:rPr>
          <w:rFonts w:ascii="Arial" w:eastAsia="Arial" w:hAnsi="Arial" w:cs="Arial"/>
        </w:rPr>
        <w:t xml:space="preserve">e identified </w:t>
      </w:r>
      <w:r w:rsidR="371CFAFC" w:rsidRPr="698E0E38">
        <w:rPr>
          <w:rFonts w:ascii="Arial" w:eastAsia="Arial" w:hAnsi="Arial" w:cs="Arial"/>
        </w:rPr>
        <w:t xml:space="preserve">the following </w:t>
      </w:r>
      <w:r w:rsidR="3F113C37" w:rsidRPr="698E0E38">
        <w:rPr>
          <w:rFonts w:ascii="Arial" w:eastAsia="Arial" w:hAnsi="Arial" w:cs="Arial"/>
        </w:rPr>
        <w:t>clusters:</w:t>
      </w:r>
    </w:p>
    <w:p w14:paraId="51F9DB17" w14:textId="73D234AB" w:rsidR="69080EDF" w:rsidRDefault="3F113C37" w:rsidP="7C954A75">
      <w:pPr>
        <w:pStyle w:val="ListParagraph"/>
        <w:numPr>
          <w:ilvl w:val="0"/>
          <w:numId w:val="2"/>
        </w:numPr>
        <w:spacing w:line="360" w:lineRule="auto"/>
        <w:jc w:val="both"/>
        <w:rPr>
          <w:rFonts w:ascii="Arial" w:eastAsia="Arial" w:hAnsi="Arial" w:cs="Arial"/>
        </w:rPr>
      </w:pPr>
      <w:r w:rsidRPr="698E0E38">
        <w:rPr>
          <w:rFonts w:ascii="Arial" w:eastAsia="Arial" w:hAnsi="Arial" w:cs="Arial"/>
        </w:rPr>
        <w:t xml:space="preserve">Cluster 0 – </w:t>
      </w:r>
      <w:r w:rsidR="37E31B65" w:rsidRPr="698E0E38">
        <w:rPr>
          <w:rFonts w:ascii="Arial" w:eastAsia="Arial" w:hAnsi="Arial" w:cs="Arial"/>
        </w:rPr>
        <w:t>Social Butterflies</w:t>
      </w:r>
      <w:r w:rsidR="271C07F9" w:rsidRPr="698E0E38">
        <w:rPr>
          <w:rFonts w:ascii="Arial" w:eastAsia="Arial" w:hAnsi="Arial" w:cs="Arial"/>
        </w:rPr>
        <w:t>:</w:t>
      </w:r>
    </w:p>
    <w:p w14:paraId="0A7B8753" w14:textId="21E4EB1B" w:rsidR="0CF0ADA0" w:rsidRDefault="69A05BEC" w:rsidP="0CF0ADA0">
      <w:pPr>
        <w:spacing w:line="360" w:lineRule="auto"/>
        <w:jc w:val="both"/>
        <w:rPr>
          <w:rFonts w:ascii="Arial" w:eastAsia="Arial" w:hAnsi="Arial" w:cs="Arial"/>
        </w:rPr>
      </w:pPr>
      <w:r>
        <w:rPr>
          <w:noProof/>
        </w:rPr>
        <w:drawing>
          <wp:inline distT="0" distB="0" distL="0" distR="0" wp14:anchorId="043F3337" wp14:editId="4656CD28">
            <wp:extent cx="2103120" cy="1637023"/>
            <wp:effectExtent l="0" t="0" r="0" b="0"/>
            <wp:docPr id="24476468" name="Picture 44354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541035"/>
                    <pic:cNvPicPr/>
                  </pic:nvPicPr>
                  <pic:blipFill>
                    <a:blip r:embed="rId23">
                      <a:extLst>
                        <a:ext uri="{28A0092B-C50C-407E-A947-70E740481C1C}">
                          <a14:useLocalDpi xmlns:a14="http://schemas.microsoft.com/office/drawing/2010/main" val="0"/>
                        </a:ext>
                      </a:extLst>
                    </a:blip>
                    <a:stretch>
                      <a:fillRect/>
                    </a:stretch>
                  </pic:blipFill>
                  <pic:spPr>
                    <a:xfrm>
                      <a:off x="0" y="0"/>
                      <a:ext cx="2103120" cy="1637023"/>
                    </a:xfrm>
                    <a:prstGeom prst="rect">
                      <a:avLst/>
                    </a:prstGeom>
                  </pic:spPr>
                </pic:pic>
              </a:graphicData>
            </a:graphic>
          </wp:inline>
        </w:drawing>
      </w:r>
    </w:p>
    <w:p w14:paraId="3598B559" w14:textId="55DF19B8" w:rsidR="0BD896C0" w:rsidRDefault="02C9922B" w:rsidP="0BD896C0">
      <w:pPr>
        <w:spacing w:line="360" w:lineRule="auto"/>
        <w:jc w:val="both"/>
        <w:rPr>
          <w:rFonts w:ascii="Arial" w:eastAsia="Arial" w:hAnsi="Arial" w:cs="Arial"/>
        </w:rPr>
      </w:pPr>
      <w:r w:rsidRPr="698E0E38">
        <w:rPr>
          <w:rFonts w:ascii="Arial" w:eastAsia="Arial" w:hAnsi="Arial" w:cs="Arial"/>
        </w:rPr>
        <w:t>Figure 8 – Cluster 0 visualization of behaviour on each feature of the dataset</w:t>
      </w:r>
    </w:p>
    <w:p w14:paraId="469718A9" w14:textId="4E756088" w:rsidR="2A625194" w:rsidRDefault="053875D0" w:rsidP="3A8F4937">
      <w:pPr>
        <w:spacing w:line="360" w:lineRule="auto"/>
        <w:ind w:firstLine="708"/>
        <w:jc w:val="both"/>
        <w:rPr>
          <w:rFonts w:ascii="Arial" w:eastAsia="Arial" w:hAnsi="Arial" w:cs="Arial"/>
        </w:rPr>
      </w:pPr>
      <w:r w:rsidRPr="698E0E38">
        <w:rPr>
          <w:rFonts w:ascii="Arial" w:eastAsia="Arial" w:hAnsi="Arial" w:cs="Arial"/>
        </w:rPr>
        <w:t xml:space="preserve">Customers present a </w:t>
      </w:r>
      <w:r w:rsidR="00BE0585" w:rsidRPr="698E0E38">
        <w:rPr>
          <w:rFonts w:ascii="Arial" w:eastAsia="Arial" w:hAnsi="Arial" w:cs="Arial"/>
        </w:rPr>
        <w:t>higher-than-average</w:t>
      </w:r>
      <w:r w:rsidRPr="698E0E38">
        <w:rPr>
          <w:rFonts w:ascii="Arial" w:eastAsia="Arial" w:hAnsi="Arial" w:cs="Arial"/>
        </w:rPr>
        <w:t xml:space="preserve"> tendency to interact with features of </w:t>
      </w:r>
      <w:r w:rsidR="0B507565" w:rsidRPr="698E0E38">
        <w:rPr>
          <w:rFonts w:ascii="Arial" w:eastAsia="Arial" w:hAnsi="Arial" w:cs="Arial"/>
        </w:rPr>
        <w:t>s</w:t>
      </w:r>
      <w:r w:rsidRPr="698E0E38">
        <w:rPr>
          <w:rFonts w:ascii="Arial" w:eastAsia="Arial" w:hAnsi="Arial" w:cs="Arial"/>
        </w:rPr>
        <w:t>ocial</w:t>
      </w:r>
      <w:r w:rsidR="7A35574C" w:rsidRPr="698E0E38">
        <w:rPr>
          <w:rFonts w:ascii="Arial" w:eastAsia="Arial" w:hAnsi="Arial" w:cs="Arial"/>
        </w:rPr>
        <w:t xml:space="preserve"> m</w:t>
      </w:r>
      <w:r w:rsidRPr="698E0E38">
        <w:rPr>
          <w:rFonts w:ascii="Arial" w:eastAsia="Arial" w:hAnsi="Arial" w:cs="Arial"/>
        </w:rPr>
        <w:t>edia</w:t>
      </w:r>
      <w:r w:rsidR="196D875C" w:rsidRPr="698E0E38">
        <w:rPr>
          <w:rFonts w:ascii="Arial" w:eastAsia="Arial" w:hAnsi="Arial" w:cs="Arial"/>
        </w:rPr>
        <w:t xml:space="preserve">, </w:t>
      </w:r>
      <w:r w:rsidR="00924862" w:rsidRPr="698E0E38">
        <w:rPr>
          <w:rFonts w:ascii="Arial" w:eastAsia="Arial" w:hAnsi="Arial" w:cs="Arial"/>
        </w:rPr>
        <w:t>such as</w:t>
      </w:r>
      <w:r w:rsidR="196D875C" w:rsidRPr="698E0E38">
        <w:rPr>
          <w:rFonts w:ascii="Arial" w:eastAsia="Arial" w:hAnsi="Arial" w:cs="Arial"/>
        </w:rPr>
        <w:t xml:space="preserve"> comments, likes and shares, while all other </w:t>
      </w:r>
      <w:r w:rsidR="2B0BC156" w:rsidRPr="698E0E38">
        <w:rPr>
          <w:rFonts w:ascii="Arial" w:eastAsia="Arial" w:hAnsi="Arial" w:cs="Arial"/>
        </w:rPr>
        <w:t>variables</w:t>
      </w:r>
      <w:r w:rsidR="196D875C" w:rsidRPr="698E0E38">
        <w:rPr>
          <w:rFonts w:ascii="Arial" w:eastAsia="Arial" w:hAnsi="Arial" w:cs="Arial"/>
        </w:rPr>
        <w:t xml:space="preserve"> </w:t>
      </w:r>
      <w:r w:rsidR="2B0BC156" w:rsidRPr="698E0E38">
        <w:rPr>
          <w:rFonts w:ascii="Arial" w:eastAsia="Arial" w:hAnsi="Arial" w:cs="Arial"/>
        </w:rPr>
        <w:t>sit</w:t>
      </w:r>
      <w:r w:rsidR="196D875C" w:rsidRPr="698E0E38">
        <w:rPr>
          <w:rFonts w:ascii="Arial" w:eastAsia="Arial" w:hAnsi="Arial" w:cs="Arial"/>
        </w:rPr>
        <w:t xml:space="preserve"> below average.</w:t>
      </w:r>
    </w:p>
    <w:p w14:paraId="0C5F5825" w14:textId="55793A55" w:rsidR="3E47EE32" w:rsidRDefault="3E47EE32" w:rsidP="3E47EE32">
      <w:pPr>
        <w:spacing w:line="360" w:lineRule="auto"/>
        <w:ind w:firstLine="708"/>
        <w:jc w:val="both"/>
        <w:rPr>
          <w:rFonts w:ascii="Arial" w:eastAsia="Arial" w:hAnsi="Arial" w:cs="Arial"/>
        </w:rPr>
      </w:pPr>
    </w:p>
    <w:p w14:paraId="5712066D" w14:textId="7BF18DFC" w:rsidR="3F113C37" w:rsidRDefault="3F113C37" w:rsidP="3112A7AF">
      <w:pPr>
        <w:pStyle w:val="ListParagraph"/>
        <w:numPr>
          <w:ilvl w:val="0"/>
          <w:numId w:val="2"/>
        </w:numPr>
        <w:spacing w:line="360" w:lineRule="auto"/>
        <w:jc w:val="both"/>
        <w:rPr>
          <w:rFonts w:ascii="Arial" w:eastAsia="Arial" w:hAnsi="Arial" w:cs="Arial"/>
        </w:rPr>
      </w:pPr>
      <w:r w:rsidRPr="698E0E38">
        <w:rPr>
          <w:rFonts w:ascii="Arial" w:eastAsia="Arial" w:hAnsi="Arial" w:cs="Arial"/>
        </w:rPr>
        <w:t xml:space="preserve">Cluster 1 – </w:t>
      </w:r>
      <w:r w:rsidR="0164057F" w:rsidRPr="698E0E38">
        <w:rPr>
          <w:rFonts w:ascii="Arial" w:eastAsia="Arial" w:hAnsi="Arial" w:cs="Arial"/>
        </w:rPr>
        <w:t>Ad Clickers</w:t>
      </w:r>
      <w:r w:rsidR="14E8132F" w:rsidRPr="698E0E38">
        <w:rPr>
          <w:rFonts w:ascii="Arial" w:eastAsia="Arial" w:hAnsi="Arial" w:cs="Arial"/>
        </w:rPr>
        <w:t>:</w:t>
      </w:r>
    </w:p>
    <w:p w14:paraId="76D73A12" w14:textId="29DDF231" w:rsidR="260CC97F" w:rsidRDefault="22409EEC" w:rsidP="260CC97F">
      <w:pPr>
        <w:spacing w:line="360" w:lineRule="auto"/>
        <w:jc w:val="both"/>
        <w:rPr>
          <w:rFonts w:ascii="Arial" w:eastAsia="Arial" w:hAnsi="Arial" w:cs="Arial"/>
        </w:rPr>
      </w:pPr>
      <w:r>
        <w:rPr>
          <w:noProof/>
        </w:rPr>
        <w:drawing>
          <wp:inline distT="0" distB="0" distL="0" distR="0" wp14:anchorId="1B9B9785" wp14:editId="561320AB">
            <wp:extent cx="2103120" cy="1643062"/>
            <wp:effectExtent l="0" t="0" r="0" b="0"/>
            <wp:docPr id="397862143" name="Picture 3098351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835142"/>
                    <pic:cNvPicPr/>
                  </pic:nvPicPr>
                  <pic:blipFill>
                    <a:blip r:embed="rId24">
                      <a:extLst>
                        <a:ext uri="{28A0092B-C50C-407E-A947-70E740481C1C}">
                          <a14:useLocalDpi xmlns:a14="http://schemas.microsoft.com/office/drawing/2010/main" val="0"/>
                        </a:ext>
                      </a:extLst>
                    </a:blip>
                    <a:stretch>
                      <a:fillRect/>
                    </a:stretch>
                  </pic:blipFill>
                  <pic:spPr>
                    <a:xfrm>
                      <a:off x="0" y="0"/>
                      <a:ext cx="2103120" cy="1643062"/>
                    </a:xfrm>
                    <a:prstGeom prst="rect">
                      <a:avLst/>
                    </a:prstGeom>
                  </pic:spPr>
                </pic:pic>
              </a:graphicData>
            </a:graphic>
          </wp:inline>
        </w:drawing>
      </w:r>
    </w:p>
    <w:p w14:paraId="55BBEADF" w14:textId="7588641F" w:rsidR="6397DFF6" w:rsidRDefault="6397DFF6" w:rsidP="5E9614F7">
      <w:pPr>
        <w:spacing w:line="360" w:lineRule="auto"/>
        <w:jc w:val="both"/>
        <w:rPr>
          <w:rFonts w:ascii="Arial" w:eastAsia="Arial" w:hAnsi="Arial" w:cs="Arial"/>
        </w:rPr>
      </w:pPr>
      <w:r w:rsidRPr="698E0E38">
        <w:rPr>
          <w:rFonts w:ascii="Arial" w:eastAsia="Arial" w:hAnsi="Arial" w:cs="Arial"/>
        </w:rPr>
        <w:t>Figure 9 – Cluster 1 visualization of behaviour on each feature of the dataset</w:t>
      </w:r>
    </w:p>
    <w:p w14:paraId="060005E8" w14:textId="28A387D7" w:rsidR="7E4B231C" w:rsidRDefault="4C3C7172" w:rsidP="5E6C7C0C">
      <w:pPr>
        <w:spacing w:line="360" w:lineRule="auto"/>
        <w:ind w:firstLine="708"/>
        <w:jc w:val="both"/>
        <w:rPr>
          <w:rFonts w:ascii="Arial" w:eastAsia="Arial" w:hAnsi="Arial" w:cs="Arial"/>
        </w:rPr>
      </w:pPr>
      <w:r w:rsidRPr="698E0E38">
        <w:rPr>
          <w:rFonts w:ascii="Arial" w:eastAsia="Arial" w:hAnsi="Arial" w:cs="Arial"/>
        </w:rPr>
        <w:t xml:space="preserve">Ad Clickers </w:t>
      </w:r>
      <w:r w:rsidR="681C3A68" w:rsidRPr="698E0E38">
        <w:rPr>
          <w:rFonts w:ascii="Arial" w:eastAsia="Arial" w:hAnsi="Arial" w:cs="Arial"/>
        </w:rPr>
        <w:t xml:space="preserve">present a </w:t>
      </w:r>
      <w:r w:rsidR="00F4730D" w:rsidRPr="698E0E38">
        <w:rPr>
          <w:rFonts w:ascii="Arial" w:eastAsia="Arial" w:hAnsi="Arial" w:cs="Arial"/>
        </w:rPr>
        <w:t>higher-than-average</w:t>
      </w:r>
      <w:r w:rsidR="681C3A68" w:rsidRPr="698E0E38">
        <w:rPr>
          <w:rFonts w:ascii="Arial" w:eastAsia="Arial" w:hAnsi="Arial" w:cs="Arial"/>
        </w:rPr>
        <w:t xml:space="preserve"> tendency to click on ads</w:t>
      </w:r>
      <w:r w:rsidR="7032455C" w:rsidRPr="698E0E38">
        <w:rPr>
          <w:rFonts w:ascii="Arial" w:eastAsia="Arial" w:hAnsi="Arial" w:cs="Arial"/>
        </w:rPr>
        <w:t xml:space="preserve"> (coming both</w:t>
      </w:r>
      <w:r w:rsidR="681C3A68" w:rsidRPr="698E0E38">
        <w:rPr>
          <w:rFonts w:ascii="Arial" w:eastAsia="Arial" w:hAnsi="Arial" w:cs="Arial"/>
        </w:rPr>
        <w:t xml:space="preserve"> from email and social media</w:t>
      </w:r>
      <w:r w:rsidR="093E872B" w:rsidRPr="698E0E38">
        <w:rPr>
          <w:rFonts w:ascii="Arial" w:eastAsia="Arial" w:hAnsi="Arial" w:cs="Arial"/>
        </w:rPr>
        <w:t>)</w:t>
      </w:r>
      <w:r w:rsidR="681C3A68" w:rsidRPr="698E0E38">
        <w:rPr>
          <w:rFonts w:ascii="Arial" w:eastAsia="Arial" w:hAnsi="Arial" w:cs="Arial"/>
        </w:rPr>
        <w:t>.</w:t>
      </w:r>
      <w:r w:rsidR="2A73265F" w:rsidRPr="698E0E38">
        <w:rPr>
          <w:rFonts w:ascii="Arial" w:eastAsia="Arial" w:hAnsi="Arial" w:cs="Arial"/>
        </w:rPr>
        <w:t xml:space="preserve"> </w:t>
      </w:r>
      <w:r w:rsidR="5BC457D3" w:rsidRPr="698E0E38">
        <w:rPr>
          <w:rFonts w:ascii="Arial" w:eastAsia="Arial" w:hAnsi="Arial" w:cs="Arial"/>
        </w:rPr>
        <w:t>O</w:t>
      </w:r>
      <w:r w:rsidR="681C3A68" w:rsidRPr="698E0E38">
        <w:rPr>
          <w:rFonts w:ascii="Arial" w:eastAsia="Arial" w:hAnsi="Arial" w:cs="Arial"/>
        </w:rPr>
        <w:t xml:space="preserve">ther </w:t>
      </w:r>
      <w:r w:rsidR="3E0D0FD8" w:rsidRPr="698E0E38">
        <w:rPr>
          <w:rFonts w:ascii="Arial" w:eastAsia="Arial" w:hAnsi="Arial" w:cs="Arial"/>
        </w:rPr>
        <w:t>variables</w:t>
      </w:r>
      <w:r w:rsidR="681C3A68" w:rsidRPr="698E0E38">
        <w:rPr>
          <w:rFonts w:ascii="Arial" w:eastAsia="Arial" w:hAnsi="Arial" w:cs="Arial"/>
        </w:rPr>
        <w:t xml:space="preserve"> below average.</w:t>
      </w:r>
    </w:p>
    <w:p w14:paraId="640DB705" w14:textId="3CED8DED" w:rsidR="10677696" w:rsidRDefault="10677696" w:rsidP="698E0E38">
      <w:pPr>
        <w:spacing w:line="360" w:lineRule="auto"/>
        <w:jc w:val="both"/>
        <w:rPr>
          <w:rFonts w:ascii="Arial" w:eastAsia="Arial" w:hAnsi="Arial" w:cs="Arial"/>
        </w:rPr>
      </w:pPr>
      <w:r w:rsidRPr="698E0E38">
        <w:rPr>
          <w:rFonts w:ascii="Arial" w:eastAsia="Arial" w:hAnsi="Arial" w:cs="Arial"/>
        </w:rPr>
        <w:br w:type="page"/>
      </w:r>
    </w:p>
    <w:p w14:paraId="77ECB84A" w14:textId="7BF18DFC" w:rsidR="3F113C37" w:rsidRDefault="3F113C37" w:rsidP="3112A7AF">
      <w:pPr>
        <w:pStyle w:val="ListParagraph"/>
        <w:numPr>
          <w:ilvl w:val="0"/>
          <w:numId w:val="2"/>
        </w:numPr>
        <w:spacing w:line="360" w:lineRule="auto"/>
        <w:jc w:val="both"/>
        <w:rPr>
          <w:rFonts w:ascii="Arial" w:eastAsia="Arial" w:hAnsi="Arial" w:cs="Arial"/>
        </w:rPr>
      </w:pPr>
      <w:r w:rsidRPr="698E0E38">
        <w:rPr>
          <w:rFonts w:ascii="Arial" w:eastAsia="Arial" w:hAnsi="Arial" w:cs="Arial"/>
        </w:rPr>
        <w:t xml:space="preserve">Cluster 2 – </w:t>
      </w:r>
      <w:r w:rsidR="379EE000" w:rsidRPr="698E0E38">
        <w:rPr>
          <w:rFonts w:ascii="Arial" w:eastAsia="Arial" w:hAnsi="Arial" w:cs="Arial"/>
        </w:rPr>
        <w:t>A</w:t>
      </w:r>
      <w:r w:rsidR="3D210391" w:rsidRPr="698E0E38">
        <w:rPr>
          <w:rFonts w:ascii="Arial" w:eastAsia="Arial" w:hAnsi="Arial" w:cs="Arial"/>
        </w:rPr>
        <w:t>pp Explorers</w:t>
      </w:r>
      <w:r w:rsidR="6904FA38" w:rsidRPr="698E0E38">
        <w:rPr>
          <w:rFonts w:ascii="Arial" w:eastAsia="Arial" w:hAnsi="Arial" w:cs="Arial"/>
        </w:rPr>
        <w:t>:</w:t>
      </w:r>
    </w:p>
    <w:p w14:paraId="51CD490E" w14:textId="7BF18DFC" w:rsidR="492369B4" w:rsidRDefault="3D1A7042" w:rsidP="492369B4">
      <w:pPr>
        <w:spacing w:line="360" w:lineRule="auto"/>
        <w:jc w:val="both"/>
        <w:rPr>
          <w:rFonts w:ascii="Arial" w:eastAsia="Arial" w:hAnsi="Arial" w:cs="Arial"/>
        </w:rPr>
      </w:pPr>
      <w:r>
        <w:rPr>
          <w:noProof/>
        </w:rPr>
        <w:drawing>
          <wp:inline distT="0" distB="0" distL="0" distR="0" wp14:anchorId="0374100C" wp14:editId="237ABFC9">
            <wp:extent cx="2103120" cy="1620805"/>
            <wp:effectExtent l="0" t="0" r="0" b="0"/>
            <wp:docPr id="822165827" name="Picture 27698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982838"/>
                    <pic:cNvPicPr/>
                  </pic:nvPicPr>
                  <pic:blipFill>
                    <a:blip r:embed="rId25">
                      <a:extLst>
                        <a:ext uri="{28A0092B-C50C-407E-A947-70E740481C1C}">
                          <a14:useLocalDpi xmlns:a14="http://schemas.microsoft.com/office/drawing/2010/main" val="0"/>
                        </a:ext>
                      </a:extLst>
                    </a:blip>
                    <a:stretch>
                      <a:fillRect/>
                    </a:stretch>
                  </pic:blipFill>
                  <pic:spPr>
                    <a:xfrm>
                      <a:off x="0" y="0"/>
                      <a:ext cx="2103120" cy="1620805"/>
                    </a:xfrm>
                    <a:prstGeom prst="rect">
                      <a:avLst/>
                    </a:prstGeom>
                  </pic:spPr>
                </pic:pic>
              </a:graphicData>
            </a:graphic>
          </wp:inline>
        </w:drawing>
      </w:r>
    </w:p>
    <w:p w14:paraId="56EA1C61" w14:textId="6316B8F3" w:rsidR="3B78C87C" w:rsidRDefault="3B78C87C" w:rsidP="4392D8D4">
      <w:pPr>
        <w:spacing w:line="360" w:lineRule="auto"/>
        <w:jc w:val="both"/>
        <w:rPr>
          <w:rFonts w:ascii="Arial" w:eastAsia="Arial" w:hAnsi="Arial" w:cs="Arial"/>
        </w:rPr>
      </w:pPr>
      <w:r w:rsidRPr="698E0E38">
        <w:rPr>
          <w:rFonts w:ascii="Arial" w:eastAsia="Arial" w:hAnsi="Arial" w:cs="Arial"/>
        </w:rPr>
        <w:t>Figure 10 – Cluster 2 visualization of behaviour on each feature of the dataset</w:t>
      </w:r>
    </w:p>
    <w:p w14:paraId="1ED3429B" w14:textId="7C5BCC25" w:rsidR="64172DC6" w:rsidRDefault="03DB66F4" w:rsidP="64172DC6">
      <w:pPr>
        <w:spacing w:line="360" w:lineRule="auto"/>
        <w:ind w:firstLine="708"/>
        <w:jc w:val="both"/>
        <w:rPr>
          <w:rFonts w:ascii="Arial" w:eastAsia="Arial" w:hAnsi="Arial" w:cs="Arial"/>
        </w:rPr>
      </w:pPr>
      <w:r w:rsidRPr="698E0E38">
        <w:rPr>
          <w:rFonts w:ascii="Arial" w:eastAsia="Arial" w:hAnsi="Arial" w:cs="Arial"/>
        </w:rPr>
        <w:t>The App Explore</w:t>
      </w:r>
      <w:r w:rsidR="2970A8E7" w:rsidRPr="698E0E38">
        <w:rPr>
          <w:rFonts w:ascii="Arial" w:eastAsia="Arial" w:hAnsi="Arial" w:cs="Arial"/>
        </w:rPr>
        <w:t>rs</w:t>
      </w:r>
      <w:r w:rsidRPr="698E0E38">
        <w:rPr>
          <w:rFonts w:ascii="Arial" w:eastAsia="Arial" w:hAnsi="Arial" w:cs="Arial"/>
        </w:rPr>
        <w:t xml:space="preserve"> ha</w:t>
      </w:r>
      <w:r w:rsidR="7E9EA490" w:rsidRPr="698E0E38">
        <w:rPr>
          <w:rFonts w:ascii="Arial" w:eastAsia="Arial" w:hAnsi="Arial" w:cs="Arial"/>
        </w:rPr>
        <w:t>ve</w:t>
      </w:r>
      <w:r w:rsidR="7AE36E3E" w:rsidRPr="698E0E38">
        <w:rPr>
          <w:rFonts w:ascii="Arial" w:eastAsia="Arial" w:hAnsi="Arial" w:cs="Arial"/>
        </w:rPr>
        <w:t xml:space="preserve"> low interaction with social media and </w:t>
      </w:r>
      <w:r w:rsidR="36F28B4B" w:rsidRPr="698E0E38">
        <w:rPr>
          <w:rFonts w:ascii="Arial" w:eastAsia="Arial" w:hAnsi="Arial" w:cs="Arial"/>
        </w:rPr>
        <w:t>do</w:t>
      </w:r>
      <w:r w:rsidR="3D865595" w:rsidRPr="698E0E38">
        <w:rPr>
          <w:rFonts w:ascii="Arial" w:eastAsia="Arial" w:hAnsi="Arial" w:cs="Arial"/>
        </w:rPr>
        <w:t xml:space="preserve"> </w:t>
      </w:r>
      <w:r w:rsidR="36F28B4B" w:rsidRPr="698E0E38">
        <w:rPr>
          <w:rFonts w:ascii="Arial" w:eastAsia="Arial" w:hAnsi="Arial" w:cs="Arial"/>
        </w:rPr>
        <w:t xml:space="preserve">not usually </w:t>
      </w:r>
      <w:r w:rsidR="71D375D3" w:rsidRPr="698E0E38">
        <w:rPr>
          <w:rFonts w:ascii="Arial" w:eastAsia="Arial" w:hAnsi="Arial" w:cs="Arial"/>
        </w:rPr>
        <w:t xml:space="preserve">click on </w:t>
      </w:r>
      <w:r w:rsidR="1E0FCCAF" w:rsidRPr="698E0E38">
        <w:rPr>
          <w:rFonts w:ascii="Arial" w:eastAsia="Arial" w:hAnsi="Arial" w:cs="Arial"/>
        </w:rPr>
        <w:t xml:space="preserve">our </w:t>
      </w:r>
      <w:r w:rsidR="71D375D3" w:rsidRPr="698E0E38">
        <w:rPr>
          <w:rFonts w:ascii="Arial" w:eastAsia="Arial" w:hAnsi="Arial" w:cs="Arial"/>
        </w:rPr>
        <w:t>ads. The</w:t>
      </w:r>
      <w:r w:rsidR="452A6782" w:rsidRPr="698E0E38">
        <w:rPr>
          <w:rFonts w:ascii="Arial" w:eastAsia="Arial" w:hAnsi="Arial" w:cs="Arial"/>
        </w:rPr>
        <w:t>ir preferred way of</w:t>
      </w:r>
      <w:r w:rsidR="2DB25855" w:rsidRPr="698E0E38">
        <w:rPr>
          <w:rFonts w:ascii="Arial" w:eastAsia="Arial" w:hAnsi="Arial" w:cs="Arial"/>
        </w:rPr>
        <w:t xml:space="preserve"> </w:t>
      </w:r>
      <w:r w:rsidR="71D375D3" w:rsidRPr="698E0E38">
        <w:rPr>
          <w:rFonts w:ascii="Arial" w:eastAsia="Arial" w:hAnsi="Arial" w:cs="Arial"/>
        </w:rPr>
        <w:t>interact</w:t>
      </w:r>
      <w:r w:rsidR="064D6B3A" w:rsidRPr="698E0E38">
        <w:rPr>
          <w:rFonts w:ascii="Arial" w:eastAsia="Arial" w:hAnsi="Arial" w:cs="Arial"/>
        </w:rPr>
        <w:t>ing</w:t>
      </w:r>
      <w:r w:rsidR="71D375D3" w:rsidRPr="698E0E38">
        <w:rPr>
          <w:rFonts w:ascii="Arial" w:eastAsia="Arial" w:hAnsi="Arial" w:cs="Arial"/>
        </w:rPr>
        <w:t xml:space="preserve"> with Sportify is through the </w:t>
      </w:r>
      <w:r w:rsidR="6C47212F" w:rsidRPr="698E0E38">
        <w:rPr>
          <w:rFonts w:ascii="Arial" w:eastAsia="Arial" w:hAnsi="Arial" w:cs="Arial"/>
        </w:rPr>
        <w:t>mobile</w:t>
      </w:r>
      <w:r w:rsidR="71D375D3" w:rsidRPr="698E0E38">
        <w:rPr>
          <w:rFonts w:ascii="Arial" w:eastAsia="Arial" w:hAnsi="Arial" w:cs="Arial"/>
        </w:rPr>
        <w:t xml:space="preserve"> app.</w:t>
      </w:r>
    </w:p>
    <w:p w14:paraId="7604AF14" w14:textId="573C4882" w:rsidR="0A86B33B" w:rsidRDefault="0A86B33B" w:rsidP="0FE3E1AC">
      <w:pPr>
        <w:spacing w:line="360" w:lineRule="auto"/>
        <w:ind w:firstLine="708"/>
        <w:jc w:val="both"/>
        <w:rPr>
          <w:rFonts w:ascii="Arial" w:eastAsia="Arial" w:hAnsi="Arial" w:cs="Arial"/>
        </w:rPr>
      </w:pPr>
      <w:r w:rsidRPr="698E0E38">
        <w:rPr>
          <w:rFonts w:ascii="Arial" w:eastAsia="Arial" w:hAnsi="Arial" w:cs="Arial"/>
        </w:rPr>
        <w:t xml:space="preserve">Although the clearly segregated </w:t>
      </w:r>
      <w:r w:rsidR="008B7AF0" w:rsidRPr="698E0E38">
        <w:rPr>
          <w:rFonts w:ascii="Arial" w:eastAsia="Arial" w:hAnsi="Arial" w:cs="Arial"/>
        </w:rPr>
        <w:t>behaviours</w:t>
      </w:r>
      <w:r w:rsidRPr="698E0E38">
        <w:rPr>
          <w:rFonts w:ascii="Arial" w:eastAsia="Arial" w:hAnsi="Arial" w:cs="Arial"/>
        </w:rPr>
        <w:t xml:space="preserve"> we observed from clustering our clients, we wanted to observe how well separated the clusters </w:t>
      </w:r>
      <w:r w:rsidR="48C67511" w:rsidRPr="698E0E38">
        <w:rPr>
          <w:rFonts w:ascii="Arial" w:eastAsia="Arial" w:hAnsi="Arial" w:cs="Arial"/>
        </w:rPr>
        <w:t xml:space="preserve">really were. One of the best ways to do so (besides, for example, the silhouette score mentioned above) is by reducing dimensionality and plot </w:t>
      </w:r>
      <w:r w:rsidR="7CF560AD" w:rsidRPr="698E0E38">
        <w:rPr>
          <w:rFonts w:ascii="Arial" w:eastAsia="Arial" w:hAnsi="Arial" w:cs="Arial"/>
        </w:rPr>
        <w:t>the clusters in 2D. Instead of plotting combinations of features, we can use PCA</w:t>
      </w:r>
      <w:r w:rsidR="27DFC126" w:rsidRPr="698E0E38">
        <w:rPr>
          <w:rFonts w:ascii="Arial" w:eastAsia="Arial" w:hAnsi="Arial" w:cs="Arial"/>
        </w:rPr>
        <w:t xml:space="preserve">. </w:t>
      </w:r>
      <w:r w:rsidR="3185C9FA" w:rsidRPr="698E0E38">
        <w:rPr>
          <w:rFonts w:ascii="Arial" w:eastAsia="Arial" w:hAnsi="Arial" w:cs="Arial"/>
        </w:rPr>
        <w:t xml:space="preserve">In this project, PCA was applied to data that was free of outliers </w:t>
      </w:r>
      <w:r w:rsidR="3684F9B0" w:rsidRPr="698E0E38">
        <w:rPr>
          <w:rFonts w:ascii="Arial" w:eastAsia="Arial" w:hAnsi="Arial" w:cs="Arial"/>
        </w:rPr>
        <w:t>and</w:t>
      </w:r>
      <w:r w:rsidR="3185C9FA" w:rsidRPr="698E0E38">
        <w:rPr>
          <w:rFonts w:ascii="Arial" w:eastAsia="Arial" w:hAnsi="Arial" w:cs="Arial"/>
        </w:rPr>
        <w:t xml:space="preserve"> transformed by </w:t>
      </w:r>
      <w:r w:rsidR="667994B1" w:rsidRPr="698E0E38">
        <w:rPr>
          <w:rFonts w:ascii="Arial" w:eastAsia="Arial" w:hAnsi="Arial" w:cs="Arial"/>
        </w:rPr>
        <w:t>StandardScaler</w:t>
      </w:r>
      <w:r w:rsidR="2568CC2B" w:rsidRPr="698E0E38">
        <w:rPr>
          <w:rFonts w:ascii="Arial" w:eastAsia="Arial" w:hAnsi="Arial" w:cs="Arial"/>
        </w:rPr>
        <w:t xml:space="preserve">. The relative weight of each component, up to the number of features, </w:t>
      </w:r>
      <w:r w:rsidR="12EA8519" w:rsidRPr="698E0E38">
        <w:rPr>
          <w:rFonts w:ascii="Arial" w:eastAsia="Arial" w:hAnsi="Arial" w:cs="Arial"/>
        </w:rPr>
        <w:t xml:space="preserve">in the explained variance </w:t>
      </w:r>
      <w:r w:rsidR="2568CC2B" w:rsidRPr="698E0E38">
        <w:rPr>
          <w:rFonts w:ascii="Arial" w:eastAsia="Arial" w:hAnsi="Arial" w:cs="Arial"/>
        </w:rPr>
        <w:t xml:space="preserve">was analyzed, and finally a </w:t>
      </w:r>
      <w:r w:rsidR="152D5E41" w:rsidRPr="698E0E38">
        <w:rPr>
          <w:rFonts w:ascii="Arial" w:eastAsia="Arial" w:hAnsi="Arial" w:cs="Arial"/>
        </w:rPr>
        <w:t>2D plot was built with the two principal components.</w:t>
      </w:r>
    </w:p>
    <w:p w14:paraId="2D21BF24" w14:textId="494355C1" w:rsidR="0A86B33B" w:rsidRDefault="27DFC126" w:rsidP="64172DC6">
      <w:pPr>
        <w:spacing w:line="360" w:lineRule="auto"/>
        <w:ind w:firstLine="708"/>
        <w:jc w:val="both"/>
        <w:rPr>
          <w:rFonts w:ascii="Arial" w:eastAsia="Arial" w:hAnsi="Arial" w:cs="Arial"/>
        </w:rPr>
      </w:pPr>
      <w:r w:rsidRPr="698E0E38">
        <w:rPr>
          <w:rFonts w:ascii="Arial" w:eastAsia="Arial" w:hAnsi="Arial" w:cs="Arial"/>
        </w:rPr>
        <w:t xml:space="preserve">By applying PCA to our dataset </w:t>
      </w:r>
      <w:r w:rsidR="4BCC5494" w:rsidRPr="698E0E38">
        <w:rPr>
          <w:rFonts w:ascii="Arial" w:eastAsia="Arial" w:hAnsi="Arial" w:cs="Arial"/>
        </w:rPr>
        <w:t>we capture</w:t>
      </w:r>
      <w:r w:rsidR="19BFEAFA" w:rsidRPr="698E0E38">
        <w:rPr>
          <w:rFonts w:ascii="Arial" w:eastAsia="Arial" w:hAnsi="Arial" w:cs="Arial"/>
        </w:rPr>
        <w:t>d</w:t>
      </w:r>
      <w:r w:rsidR="4BCC5494" w:rsidRPr="698E0E38">
        <w:rPr>
          <w:rFonts w:ascii="Arial" w:eastAsia="Arial" w:hAnsi="Arial" w:cs="Arial"/>
        </w:rPr>
        <w:t xml:space="preserve"> 86</w:t>
      </w:r>
      <w:r w:rsidR="04135669" w:rsidRPr="698E0E38">
        <w:rPr>
          <w:rFonts w:ascii="Arial" w:eastAsia="Arial" w:hAnsi="Arial" w:cs="Arial"/>
        </w:rPr>
        <w:t>.2</w:t>
      </w:r>
      <w:r w:rsidR="4BCC5494" w:rsidRPr="698E0E38">
        <w:rPr>
          <w:rFonts w:ascii="Arial" w:eastAsia="Arial" w:hAnsi="Arial" w:cs="Arial"/>
        </w:rPr>
        <w:t xml:space="preserve">% of the </w:t>
      </w:r>
      <w:r w:rsidR="023F45EB" w:rsidRPr="698E0E38">
        <w:rPr>
          <w:rFonts w:ascii="Arial" w:eastAsia="Arial" w:hAnsi="Arial" w:cs="Arial"/>
        </w:rPr>
        <w:t xml:space="preserve">variance in the data </w:t>
      </w:r>
      <w:r w:rsidR="02AE0E95" w:rsidRPr="698E0E38">
        <w:rPr>
          <w:rFonts w:ascii="Arial" w:eastAsia="Arial" w:hAnsi="Arial" w:cs="Arial"/>
        </w:rPr>
        <w:t xml:space="preserve">on the two first principal components. The visualization shows a clear separation between clusters </w:t>
      </w:r>
      <w:r w:rsidR="47AED56E" w:rsidRPr="698E0E38">
        <w:rPr>
          <w:rFonts w:ascii="Arial" w:eastAsia="Arial" w:hAnsi="Arial" w:cs="Arial"/>
        </w:rPr>
        <w:t xml:space="preserve">that although being what could be described as round, do have a globular shape, appropriate to a k-means </w:t>
      </w:r>
      <w:r w:rsidR="6D5EC0D2" w:rsidRPr="698E0E38">
        <w:rPr>
          <w:rFonts w:ascii="Arial" w:eastAsia="Arial" w:hAnsi="Arial" w:cs="Arial"/>
        </w:rPr>
        <w:t>clustering.</w:t>
      </w:r>
    </w:p>
    <w:p w14:paraId="61A9AFBA" w14:textId="05AF59A0" w:rsidR="067CFE27" w:rsidRDefault="067CFE27" w:rsidP="067CFE27">
      <w:pPr>
        <w:spacing w:line="360" w:lineRule="auto"/>
        <w:ind w:firstLine="708"/>
        <w:jc w:val="both"/>
        <w:rPr>
          <w:rFonts w:ascii="Arial" w:eastAsia="Arial" w:hAnsi="Arial" w:cs="Arial"/>
        </w:rPr>
      </w:pPr>
    </w:p>
    <w:p w14:paraId="42768BFB" w14:textId="32248BFA" w:rsidR="6D5EC0D2" w:rsidRDefault="6D5EC0D2" w:rsidP="698E0E38">
      <w:pPr>
        <w:spacing w:line="360" w:lineRule="auto"/>
        <w:jc w:val="both"/>
        <w:rPr>
          <w:rFonts w:ascii="Arial" w:eastAsia="Arial" w:hAnsi="Arial" w:cs="Arial"/>
        </w:rPr>
      </w:pPr>
      <w:r>
        <w:rPr>
          <w:noProof/>
        </w:rPr>
        <w:drawing>
          <wp:inline distT="0" distB="0" distL="0" distR="0" wp14:anchorId="7DA778A2" wp14:editId="50AF2840">
            <wp:extent cx="2930258" cy="2341050"/>
            <wp:effectExtent l="0" t="0" r="0" b="0"/>
            <wp:docPr id="1614924295" name="Picture 161492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924295"/>
                    <pic:cNvPicPr/>
                  </pic:nvPicPr>
                  <pic:blipFill>
                    <a:blip r:embed="rId26">
                      <a:extLst>
                        <a:ext uri="{28A0092B-C50C-407E-A947-70E740481C1C}">
                          <a14:useLocalDpi xmlns:a14="http://schemas.microsoft.com/office/drawing/2010/main" val="0"/>
                        </a:ext>
                      </a:extLst>
                    </a:blip>
                    <a:stretch>
                      <a:fillRect/>
                    </a:stretch>
                  </pic:blipFill>
                  <pic:spPr>
                    <a:xfrm>
                      <a:off x="0" y="0"/>
                      <a:ext cx="2930258" cy="2341050"/>
                    </a:xfrm>
                    <a:prstGeom prst="rect">
                      <a:avLst/>
                    </a:prstGeom>
                  </pic:spPr>
                </pic:pic>
              </a:graphicData>
            </a:graphic>
          </wp:inline>
        </w:drawing>
      </w:r>
    </w:p>
    <w:p w14:paraId="796D94A9" w14:textId="57BD0090" w:rsidR="555221F2" w:rsidRDefault="6D5EC0D2" w:rsidP="555221F2">
      <w:pPr>
        <w:spacing w:line="360" w:lineRule="auto"/>
        <w:ind w:firstLine="708"/>
        <w:jc w:val="both"/>
        <w:rPr>
          <w:rFonts w:ascii="Arial" w:eastAsia="Arial" w:hAnsi="Arial" w:cs="Arial"/>
        </w:rPr>
      </w:pPr>
      <w:r w:rsidRPr="698E0E38">
        <w:rPr>
          <w:rFonts w:ascii="Arial" w:eastAsia="Arial" w:hAnsi="Arial" w:cs="Arial"/>
        </w:rPr>
        <w:t>Figure</w:t>
      </w:r>
      <w:r w:rsidR="5D95991D" w:rsidRPr="698E0E38">
        <w:rPr>
          <w:rFonts w:ascii="Arial" w:eastAsia="Arial" w:hAnsi="Arial" w:cs="Arial"/>
        </w:rPr>
        <w:t xml:space="preserve"> </w:t>
      </w:r>
      <w:r w:rsidR="61D71A16" w:rsidRPr="698E0E38">
        <w:rPr>
          <w:rFonts w:ascii="Arial" w:eastAsia="Arial" w:hAnsi="Arial" w:cs="Arial"/>
        </w:rPr>
        <w:t xml:space="preserve">11 – </w:t>
      </w:r>
      <w:r w:rsidR="38EFFC0D" w:rsidRPr="698E0E38">
        <w:rPr>
          <w:rFonts w:ascii="Arial" w:eastAsia="Arial" w:hAnsi="Arial" w:cs="Arial"/>
        </w:rPr>
        <w:t xml:space="preserve">K-Means </w:t>
      </w:r>
      <w:r w:rsidR="20758840" w:rsidRPr="698E0E38">
        <w:rPr>
          <w:rFonts w:ascii="Arial" w:eastAsia="Arial" w:hAnsi="Arial" w:cs="Arial"/>
        </w:rPr>
        <w:t>c</w:t>
      </w:r>
      <w:r w:rsidR="38EFFC0D" w:rsidRPr="698E0E38">
        <w:rPr>
          <w:rFonts w:ascii="Arial" w:eastAsia="Arial" w:hAnsi="Arial" w:cs="Arial"/>
        </w:rPr>
        <w:t>lustering of 2D PCA-</w:t>
      </w:r>
      <w:r w:rsidR="6A82A87C" w:rsidRPr="698E0E38">
        <w:rPr>
          <w:rFonts w:ascii="Arial" w:eastAsia="Arial" w:hAnsi="Arial" w:cs="Arial"/>
        </w:rPr>
        <w:t>t</w:t>
      </w:r>
      <w:r w:rsidR="38EFFC0D" w:rsidRPr="698E0E38">
        <w:rPr>
          <w:rFonts w:ascii="Arial" w:eastAsia="Arial" w:hAnsi="Arial" w:cs="Arial"/>
        </w:rPr>
        <w:t xml:space="preserve">ransformed </w:t>
      </w:r>
      <w:r w:rsidR="2CBA4532" w:rsidRPr="698E0E38">
        <w:rPr>
          <w:rFonts w:ascii="Arial" w:eastAsia="Arial" w:hAnsi="Arial" w:cs="Arial"/>
        </w:rPr>
        <w:t>d</w:t>
      </w:r>
      <w:r w:rsidR="38EFFC0D" w:rsidRPr="698E0E38">
        <w:rPr>
          <w:rFonts w:ascii="Arial" w:eastAsia="Arial" w:hAnsi="Arial" w:cs="Arial"/>
        </w:rPr>
        <w:t xml:space="preserve">ata </w:t>
      </w:r>
      <w:r w:rsidR="3EEF4969" w:rsidRPr="698E0E38">
        <w:rPr>
          <w:rFonts w:ascii="Arial" w:eastAsia="Arial" w:hAnsi="Arial" w:cs="Arial"/>
        </w:rPr>
        <w:t>(d</w:t>
      </w:r>
      <w:r w:rsidR="38EFFC0D" w:rsidRPr="698E0E38">
        <w:rPr>
          <w:rFonts w:ascii="Arial" w:eastAsia="Arial" w:hAnsi="Arial" w:cs="Arial"/>
        </w:rPr>
        <w:t xml:space="preserve">igital </w:t>
      </w:r>
      <w:r w:rsidR="19B8DB6B" w:rsidRPr="698E0E38">
        <w:rPr>
          <w:rFonts w:ascii="Arial" w:eastAsia="Arial" w:hAnsi="Arial" w:cs="Arial"/>
        </w:rPr>
        <w:t>c</w:t>
      </w:r>
      <w:r w:rsidR="38EFFC0D" w:rsidRPr="698E0E38">
        <w:rPr>
          <w:rFonts w:ascii="Arial" w:eastAsia="Arial" w:hAnsi="Arial" w:cs="Arial"/>
        </w:rPr>
        <w:t>ontact dataset</w:t>
      </w:r>
      <w:r w:rsidR="7C57F0F3" w:rsidRPr="698E0E38">
        <w:rPr>
          <w:rFonts w:ascii="Arial" w:eastAsia="Arial" w:hAnsi="Arial" w:cs="Arial"/>
        </w:rPr>
        <w:t>)</w:t>
      </w:r>
    </w:p>
    <w:p w14:paraId="4EE0389D" w14:textId="2DE537FD" w:rsidR="555221F2" w:rsidRDefault="555221F2" w:rsidP="698E0E38">
      <w:pPr>
        <w:spacing w:line="360" w:lineRule="auto"/>
        <w:ind w:firstLine="708"/>
        <w:jc w:val="both"/>
        <w:rPr>
          <w:rFonts w:ascii="Arial" w:eastAsia="Arial" w:hAnsi="Arial" w:cs="Arial"/>
        </w:rPr>
      </w:pPr>
    </w:p>
    <w:p w14:paraId="3777310F" w14:textId="0951C0E4" w:rsidR="4D4322BD" w:rsidRDefault="4D4322BD" w:rsidP="698E0E38">
      <w:pPr>
        <w:pStyle w:val="Heading2"/>
        <w:spacing w:line="360" w:lineRule="auto"/>
        <w:jc w:val="both"/>
      </w:pPr>
      <w:bookmarkStart w:id="19" w:name="_Toc124985225"/>
      <w:r w:rsidRPr="698E0E38">
        <w:t xml:space="preserve">4.2. </w:t>
      </w:r>
      <w:r w:rsidR="4B040542" w:rsidRPr="698E0E38">
        <w:t>Products</w:t>
      </w:r>
      <w:bookmarkEnd w:id="19"/>
    </w:p>
    <w:p w14:paraId="78F0B256" w14:textId="304D46DE" w:rsidR="15B39799" w:rsidRDefault="243287D3" w:rsidP="49FE5BB2">
      <w:pPr>
        <w:spacing w:line="360" w:lineRule="auto"/>
        <w:ind w:firstLine="708"/>
        <w:jc w:val="both"/>
        <w:rPr>
          <w:rFonts w:ascii="Arial" w:eastAsia="Arial" w:hAnsi="Arial" w:cs="Arial"/>
        </w:rPr>
      </w:pPr>
      <w:r w:rsidRPr="698E0E38">
        <w:rPr>
          <w:rFonts w:ascii="Arial" w:eastAsia="Arial" w:hAnsi="Arial" w:cs="Arial"/>
        </w:rPr>
        <w:t xml:space="preserve">To characterize clusters originated from the products’ perspective, we were guided by the research question: "Can we identify unique customer segments by </w:t>
      </w:r>
      <w:r w:rsidR="30B8AB14" w:rsidRPr="698E0E38">
        <w:rPr>
          <w:rFonts w:ascii="Arial" w:eastAsia="Arial" w:hAnsi="Arial" w:cs="Arial"/>
        </w:rPr>
        <w:t>analysing</w:t>
      </w:r>
      <w:r w:rsidRPr="698E0E38">
        <w:rPr>
          <w:rFonts w:ascii="Arial" w:eastAsia="Arial" w:hAnsi="Arial" w:cs="Arial"/>
        </w:rPr>
        <w:t xml:space="preserve"> how they purchase across various</w:t>
      </w:r>
      <w:r w:rsidR="45858F77" w:rsidRPr="698E0E38">
        <w:rPr>
          <w:rFonts w:ascii="Arial" w:eastAsia="Arial" w:hAnsi="Arial" w:cs="Arial"/>
        </w:rPr>
        <w:t xml:space="preserve"> </w:t>
      </w:r>
      <w:r w:rsidRPr="698E0E38">
        <w:rPr>
          <w:rFonts w:ascii="Arial" w:eastAsia="Arial" w:hAnsi="Arial" w:cs="Arial"/>
        </w:rPr>
        <w:t>product categories and their buying patterns?"</w:t>
      </w:r>
      <w:r w:rsidR="622B4022" w:rsidRPr="698E0E38">
        <w:rPr>
          <w:rFonts w:ascii="Arial" w:eastAsia="Arial" w:hAnsi="Arial" w:cs="Arial"/>
        </w:rPr>
        <w:t>.</w:t>
      </w:r>
    </w:p>
    <w:p w14:paraId="5F612F0F" w14:textId="2B7FBA22" w:rsidR="15B39799" w:rsidRDefault="4597CAA8" w:rsidP="1367DA03">
      <w:pPr>
        <w:spacing w:line="360" w:lineRule="auto"/>
        <w:ind w:firstLine="708"/>
        <w:jc w:val="both"/>
        <w:rPr>
          <w:rFonts w:ascii="Arial" w:eastAsia="Arial" w:hAnsi="Arial" w:cs="Arial"/>
        </w:rPr>
      </w:pPr>
      <w:r w:rsidRPr="698E0E38">
        <w:rPr>
          <w:rFonts w:ascii="Arial" w:eastAsia="Arial" w:hAnsi="Arial" w:cs="Arial"/>
        </w:rPr>
        <w:t>We started by</w:t>
      </w:r>
      <w:r w:rsidR="531190EA" w:rsidRPr="698E0E38">
        <w:rPr>
          <w:rFonts w:ascii="Arial" w:eastAsia="Arial" w:hAnsi="Arial" w:cs="Arial"/>
        </w:rPr>
        <w:t xml:space="preserve"> </w:t>
      </w:r>
      <w:r w:rsidR="259BD1BE" w:rsidRPr="698E0E38">
        <w:rPr>
          <w:rFonts w:ascii="Arial" w:eastAsia="Arial" w:hAnsi="Arial" w:cs="Arial"/>
        </w:rPr>
        <w:t xml:space="preserve">giving </w:t>
      </w:r>
      <w:r w:rsidR="531190EA" w:rsidRPr="698E0E38">
        <w:rPr>
          <w:rFonts w:ascii="Arial" w:eastAsia="Arial" w:hAnsi="Arial" w:cs="Arial"/>
        </w:rPr>
        <w:t>labels to each of the three clusters.</w:t>
      </w:r>
      <w:r w:rsidR="26A4A29A" w:rsidRPr="698E0E38">
        <w:rPr>
          <w:rFonts w:ascii="Arial" w:eastAsia="Arial" w:hAnsi="Arial" w:cs="Arial"/>
        </w:rPr>
        <w:t xml:space="preserve"> The distribution of customers between </w:t>
      </w:r>
      <w:r w:rsidR="7D78F64F" w:rsidRPr="698E0E38">
        <w:rPr>
          <w:rFonts w:ascii="Arial" w:eastAsia="Arial" w:hAnsi="Arial" w:cs="Arial"/>
        </w:rPr>
        <w:t xml:space="preserve">clusters </w:t>
      </w:r>
      <w:r w:rsidR="26A4A29A" w:rsidRPr="698E0E38">
        <w:rPr>
          <w:rFonts w:ascii="Arial" w:eastAsia="Arial" w:hAnsi="Arial" w:cs="Arial"/>
        </w:rPr>
        <w:t>was considered to be homogeneous</w:t>
      </w:r>
      <w:r w:rsidR="7F51F0AF" w:rsidRPr="698E0E38">
        <w:rPr>
          <w:rFonts w:ascii="Arial" w:eastAsia="Arial" w:hAnsi="Arial" w:cs="Arial"/>
        </w:rPr>
        <w:t xml:space="preserve"> and significative (each </w:t>
      </w:r>
      <w:r w:rsidR="15A91102" w:rsidRPr="698E0E38">
        <w:rPr>
          <w:rFonts w:ascii="Arial" w:eastAsia="Arial" w:hAnsi="Arial" w:cs="Arial"/>
        </w:rPr>
        <w:t>cluster</w:t>
      </w:r>
      <w:r w:rsidR="7F51F0AF" w:rsidRPr="698E0E38">
        <w:rPr>
          <w:rFonts w:ascii="Arial" w:eastAsia="Arial" w:hAnsi="Arial" w:cs="Arial"/>
        </w:rPr>
        <w:t xml:space="preserve"> with more than 1.000 customers)</w:t>
      </w:r>
      <w:r w:rsidR="26A4A29A" w:rsidRPr="698E0E38">
        <w:rPr>
          <w:rFonts w:ascii="Arial" w:eastAsia="Arial" w:hAnsi="Arial" w:cs="Arial"/>
        </w:rPr>
        <w:t>.</w:t>
      </w:r>
    </w:p>
    <w:tbl>
      <w:tblPr>
        <w:tblStyle w:val="TableGrid"/>
        <w:tblW w:w="4545" w:type="dxa"/>
        <w:tblLayout w:type="fixed"/>
        <w:tblLook w:val="06A0" w:firstRow="1" w:lastRow="0" w:firstColumn="1" w:lastColumn="0" w:noHBand="1" w:noVBand="1"/>
      </w:tblPr>
      <w:tblGrid>
        <w:gridCol w:w="1290"/>
        <w:gridCol w:w="1740"/>
        <w:gridCol w:w="1515"/>
      </w:tblGrid>
      <w:tr w:rsidR="00A246A3" w14:paraId="74EA8B65" w14:textId="77777777" w:rsidTr="698E0E38">
        <w:trPr>
          <w:trHeight w:val="300"/>
        </w:trPr>
        <w:tc>
          <w:tcPr>
            <w:tcW w:w="1290" w:type="dxa"/>
            <w:shd w:val="clear" w:color="auto" w:fill="000000" w:themeFill="text1"/>
          </w:tcPr>
          <w:p w14:paraId="74AA6950" w14:textId="76429A6A" w:rsidR="7D109BFA" w:rsidRDefault="06F79A11" w:rsidP="1367DA03">
            <w:pPr>
              <w:spacing w:line="360" w:lineRule="auto"/>
              <w:jc w:val="both"/>
              <w:rPr>
                <w:rFonts w:ascii="Arial" w:eastAsia="Arial" w:hAnsi="Arial" w:cs="Arial"/>
              </w:rPr>
            </w:pPr>
            <w:r w:rsidRPr="698E0E38">
              <w:rPr>
                <w:rFonts w:ascii="Arial" w:eastAsia="Arial" w:hAnsi="Arial" w:cs="Arial"/>
              </w:rPr>
              <w:t xml:space="preserve">Cluster </w:t>
            </w:r>
            <w:r w:rsidR="56BDD148" w:rsidRPr="698E0E38">
              <w:rPr>
                <w:rFonts w:ascii="Arial" w:eastAsia="Arial" w:hAnsi="Arial" w:cs="Arial"/>
              </w:rPr>
              <w:t>ID</w:t>
            </w:r>
          </w:p>
        </w:tc>
        <w:tc>
          <w:tcPr>
            <w:tcW w:w="1740" w:type="dxa"/>
            <w:shd w:val="clear" w:color="auto" w:fill="000000" w:themeFill="text1"/>
          </w:tcPr>
          <w:p w14:paraId="68AB2498" w14:textId="11A5F799" w:rsidR="7D109BFA" w:rsidRDefault="216B04E3" w:rsidP="1367DA03">
            <w:pPr>
              <w:spacing w:line="360" w:lineRule="auto"/>
              <w:jc w:val="both"/>
              <w:rPr>
                <w:rFonts w:ascii="Arial" w:eastAsia="Arial" w:hAnsi="Arial" w:cs="Arial"/>
              </w:rPr>
            </w:pPr>
            <w:r w:rsidRPr="698E0E38">
              <w:rPr>
                <w:rFonts w:ascii="Arial" w:eastAsia="Arial" w:hAnsi="Arial" w:cs="Arial"/>
              </w:rPr>
              <w:t xml:space="preserve"># </w:t>
            </w:r>
            <w:r w:rsidR="550E2C21" w:rsidRPr="698E0E38">
              <w:rPr>
                <w:rFonts w:ascii="Arial" w:eastAsia="Arial" w:hAnsi="Arial" w:cs="Arial"/>
              </w:rPr>
              <w:t>of customers</w:t>
            </w:r>
          </w:p>
        </w:tc>
        <w:tc>
          <w:tcPr>
            <w:tcW w:w="1515" w:type="dxa"/>
            <w:shd w:val="clear" w:color="auto" w:fill="000000" w:themeFill="text1"/>
          </w:tcPr>
          <w:p w14:paraId="3B147EE2" w14:textId="297570F7" w:rsidR="7D109BFA" w:rsidRDefault="3BA19259" w:rsidP="1367DA03">
            <w:pPr>
              <w:spacing w:line="360" w:lineRule="auto"/>
              <w:jc w:val="both"/>
              <w:rPr>
                <w:rFonts w:ascii="Arial" w:eastAsia="Arial" w:hAnsi="Arial" w:cs="Arial"/>
              </w:rPr>
            </w:pPr>
            <w:r w:rsidRPr="698E0E38">
              <w:rPr>
                <w:rFonts w:ascii="Arial" w:eastAsia="Arial" w:hAnsi="Arial" w:cs="Arial"/>
              </w:rPr>
              <w:t>P</w:t>
            </w:r>
            <w:r w:rsidR="56BDD148" w:rsidRPr="698E0E38">
              <w:rPr>
                <w:rFonts w:ascii="Arial" w:eastAsia="Arial" w:hAnsi="Arial" w:cs="Arial"/>
              </w:rPr>
              <w:t>ercentage</w:t>
            </w:r>
          </w:p>
        </w:tc>
      </w:tr>
      <w:tr w:rsidR="0085596E" w14:paraId="1F4C07CC" w14:textId="77777777" w:rsidTr="698E0E38">
        <w:trPr>
          <w:trHeight w:val="300"/>
        </w:trPr>
        <w:tc>
          <w:tcPr>
            <w:tcW w:w="1290" w:type="dxa"/>
          </w:tcPr>
          <w:p w14:paraId="080C9589" w14:textId="69D1EF4C" w:rsidR="0085596E" w:rsidRDefault="36FB4D88">
            <w:pPr>
              <w:spacing w:line="360" w:lineRule="auto"/>
              <w:jc w:val="both"/>
              <w:rPr>
                <w:rFonts w:ascii="Arial" w:eastAsia="Arial" w:hAnsi="Arial" w:cs="Arial"/>
              </w:rPr>
            </w:pPr>
            <w:r w:rsidRPr="698E0E38">
              <w:rPr>
                <w:rFonts w:ascii="Arial" w:eastAsia="Arial" w:hAnsi="Arial" w:cs="Arial"/>
              </w:rPr>
              <w:t>0</w:t>
            </w:r>
          </w:p>
        </w:tc>
        <w:tc>
          <w:tcPr>
            <w:tcW w:w="1740" w:type="dxa"/>
          </w:tcPr>
          <w:p w14:paraId="65D1616A" w14:textId="185D7BB8" w:rsidR="0085596E" w:rsidRDefault="36FB4D88" w:rsidP="698E0E38">
            <w:pPr>
              <w:spacing w:line="360" w:lineRule="auto"/>
              <w:jc w:val="both"/>
              <w:rPr>
                <w:rFonts w:ascii="Arial" w:eastAsia="Arial" w:hAnsi="Arial" w:cs="Arial"/>
                <w:color w:val="000000" w:themeColor="text1"/>
                <w:sz w:val="21"/>
                <w:szCs w:val="21"/>
              </w:rPr>
            </w:pPr>
            <w:r w:rsidRPr="698E0E38">
              <w:rPr>
                <w:rFonts w:ascii="Arial" w:eastAsia="Arial" w:hAnsi="Arial" w:cs="Arial"/>
                <w:color w:val="000000" w:themeColor="text1"/>
                <w:sz w:val="21"/>
                <w:szCs w:val="21"/>
              </w:rPr>
              <w:t>1114</w:t>
            </w:r>
          </w:p>
        </w:tc>
        <w:tc>
          <w:tcPr>
            <w:tcW w:w="1515" w:type="dxa"/>
          </w:tcPr>
          <w:p w14:paraId="2C9305A3" w14:textId="7D3D1042" w:rsidR="0085596E" w:rsidRDefault="36FB4D88">
            <w:pPr>
              <w:spacing w:line="360" w:lineRule="auto"/>
              <w:jc w:val="both"/>
              <w:rPr>
                <w:rFonts w:ascii="Arial" w:eastAsia="Arial" w:hAnsi="Arial" w:cs="Arial"/>
              </w:rPr>
            </w:pPr>
            <w:r w:rsidRPr="698E0E38">
              <w:rPr>
                <w:rFonts w:ascii="Arial" w:eastAsia="Arial" w:hAnsi="Arial" w:cs="Arial"/>
              </w:rPr>
              <w:t>28,30</w:t>
            </w:r>
            <w:r w:rsidR="6BD66E35" w:rsidRPr="698E0E38">
              <w:rPr>
                <w:rFonts w:ascii="Arial" w:eastAsia="Arial" w:hAnsi="Arial" w:cs="Arial"/>
              </w:rPr>
              <w:t>%</w:t>
            </w:r>
          </w:p>
        </w:tc>
      </w:tr>
      <w:tr w:rsidR="0083274B" w14:paraId="7CAFF2A8" w14:textId="77777777" w:rsidTr="698E0E38">
        <w:trPr>
          <w:trHeight w:val="300"/>
        </w:trPr>
        <w:tc>
          <w:tcPr>
            <w:tcW w:w="1290" w:type="dxa"/>
          </w:tcPr>
          <w:p w14:paraId="4E536145" w14:textId="77777777" w:rsidR="0083274B" w:rsidRDefault="7E718E14">
            <w:pPr>
              <w:spacing w:line="360" w:lineRule="auto"/>
              <w:jc w:val="both"/>
              <w:rPr>
                <w:rFonts w:ascii="Arial" w:eastAsia="Arial" w:hAnsi="Arial" w:cs="Arial"/>
              </w:rPr>
            </w:pPr>
            <w:r w:rsidRPr="698E0E38">
              <w:rPr>
                <w:rFonts w:ascii="Arial" w:eastAsia="Arial" w:hAnsi="Arial" w:cs="Arial"/>
              </w:rPr>
              <w:t>1</w:t>
            </w:r>
          </w:p>
        </w:tc>
        <w:tc>
          <w:tcPr>
            <w:tcW w:w="1740" w:type="dxa"/>
          </w:tcPr>
          <w:p w14:paraId="6FC780B6" w14:textId="77777777" w:rsidR="0083274B" w:rsidRDefault="7E718E14">
            <w:pPr>
              <w:spacing w:line="360" w:lineRule="auto"/>
              <w:jc w:val="both"/>
              <w:rPr>
                <w:rFonts w:ascii="Arial" w:eastAsia="Arial" w:hAnsi="Arial" w:cs="Arial"/>
                <w:color w:val="000000" w:themeColor="text1"/>
              </w:rPr>
            </w:pPr>
            <w:r w:rsidRPr="698E0E38">
              <w:rPr>
                <w:rFonts w:ascii="Arial" w:eastAsia="Arial" w:hAnsi="Arial" w:cs="Arial"/>
                <w:color w:val="000000" w:themeColor="text1"/>
              </w:rPr>
              <w:t>1230</w:t>
            </w:r>
          </w:p>
        </w:tc>
        <w:tc>
          <w:tcPr>
            <w:tcW w:w="1515" w:type="dxa"/>
          </w:tcPr>
          <w:p w14:paraId="53A1AE7E" w14:textId="77777777" w:rsidR="0083274B" w:rsidRDefault="7E718E14">
            <w:pPr>
              <w:spacing w:line="360" w:lineRule="auto"/>
              <w:jc w:val="both"/>
              <w:rPr>
                <w:rFonts w:ascii="Arial" w:eastAsia="Arial" w:hAnsi="Arial" w:cs="Arial"/>
              </w:rPr>
            </w:pPr>
            <w:r w:rsidRPr="698E0E38">
              <w:rPr>
                <w:rFonts w:ascii="Arial" w:eastAsia="Arial" w:hAnsi="Arial" w:cs="Arial"/>
              </w:rPr>
              <w:t>31,3%</w:t>
            </w:r>
          </w:p>
        </w:tc>
      </w:tr>
      <w:tr w:rsidR="3112A7AF" w14:paraId="202D8E1F" w14:textId="77777777" w:rsidTr="698E0E38">
        <w:trPr>
          <w:trHeight w:val="300"/>
        </w:trPr>
        <w:tc>
          <w:tcPr>
            <w:tcW w:w="1290" w:type="dxa"/>
          </w:tcPr>
          <w:p w14:paraId="02BC6750" w14:textId="4157ED71" w:rsidR="169A180C" w:rsidRDefault="7E718E14" w:rsidP="1367DA03">
            <w:pPr>
              <w:spacing w:line="360" w:lineRule="auto"/>
              <w:jc w:val="both"/>
              <w:rPr>
                <w:rFonts w:ascii="Arial" w:eastAsia="Arial" w:hAnsi="Arial" w:cs="Arial"/>
              </w:rPr>
            </w:pPr>
            <w:r w:rsidRPr="698E0E38">
              <w:rPr>
                <w:rFonts w:ascii="Arial" w:eastAsia="Arial" w:hAnsi="Arial" w:cs="Arial"/>
              </w:rPr>
              <w:t>2</w:t>
            </w:r>
          </w:p>
        </w:tc>
        <w:tc>
          <w:tcPr>
            <w:tcW w:w="1740" w:type="dxa"/>
          </w:tcPr>
          <w:p w14:paraId="0FD4416F" w14:textId="77777777" w:rsidR="7575D9F0" w:rsidRDefault="7DFC1031" w:rsidP="7575D9F0">
            <w:pPr>
              <w:spacing w:line="360" w:lineRule="auto"/>
              <w:jc w:val="both"/>
              <w:rPr>
                <w:rFonts w:ascii="Arial" w:eastAsia="Arial" w:hAnsi="Arial" w:cs="Arial"/>
                <w:color w:val="000000" w:themeColor="text1"/>
              </w:rPr>
            </w:pPr>
            <w:r w:rsidRPr="698E0E38">
              <w:rPr>
                <w:rFonts w:ascii="Arial" w:eastAsia="Arial" w:hAnsi="Arial" w:cs="Arial"/>
                <w:color w:val="000000" w:themeColor="text1"/>
              </w:rPr>
              <w:t>1592</w:t>
            </w:r>
          </w:p>
        </w:tc>
        <w:tc>
          <w:tcPr>
            <w:tcW w:w="1515" w:type="dxa"/>
          </w:tcPr>
          <w:p w14:paraId="766C7C52" w14:textId="77777777" w:rsidR="7575D9F0" w:rsidRDefault="7DFC1031" w:rsidP="7575D9F0">
            <w:pPr>
              <w:spacing w:line="360" w:lineRule="auto"/>
              <w:jc w:val="both"/>
              <w:rPr>
                <w:rFonts w:ascii="Arial" w:eastAsia="Arial" w:hAnsi="Arial" w:cs="Arial"/>
              </w:rPr>
            </w:pPr>
            <w:r w:rsidRPr="698E0E38">
              <w:rPr>
                <w:rFonts w:ascii="Arial" w:eastAsia="Arial" w:hAnsi="Arial" w:cs="Arial"/>
              </w:rPr>
              <w:t>40,4%</w:t>
            </w:r>
          </w:p>
        </w:tc>
      </w:tr>
    </w:tbl>
    <w:p w14:paraId="4ABF9EF2" w14:textId="5EE98BED" w:rsidR="3112A7AF" w:rsidRDefault="1EFE053B" w:rsidP="142F292D">
      <w:pPr>
        <w:spacing w:line="360" w:lineRule="auto"/>
        <w:jc w:val="both"/>
        <w:rPr>
          <w:rFonts w:ascii="Arial" w:eastAsia="Arial" w:hAnsi="Arial" w:cs="Arial"/>
          <w:lang w:val="en-US"/>
        </w:rPr>
      </w:pPr>
      <w:r w:rsidRPr="698E0E38">
        <w:rPr>
          <w:rFonts w:ascii="Arial" w:eastAsia="Arial" w:hAnsi="Arial" w:cs="Arial"/>
          <w:lang w:val="en-US"/>
        </w:rPr>
        <w:t>Table 1 – Distribution of customers for each cluster</w:t>
      </w:r>
    </w:p>
    <w:p w14:paraId="3DCC6BA5" w14:textId="3022D8DE" w:rsidR="4A5AE440" w:rsidRDefault="4A5AE440" w:rsidP="7575D9F0">
      <w:pPr>
        <w:spacing w:line="360" w:lineRule="auto"/>
        <w:jc w:val="both"/>
        <w:rPr>
          <w:rFonts w:ascii="Arial" w:eastAsia="Arial" w:hAnsi="Arial" w:cs="Arial"/>
          <w:lang w:val="en-US"/>
        </w:rPr>
      </w:pPr>
    </w:p>
    <w:p w14:paraId="62D8ECB4" w14:textId="6E39FA4F" w:rsidR="4A5AE440" w:rsidRDefault="3CC03898" w:rsidP="7575D9F0">
      <w:pPr>
        <w:pStyle w:val="ListParagraph"/>
        <w:numPr>
          <w:ilvl w:val="0"/>
          <w:numId w:val="20"/>
        </w:numPr>
        <w:spacing w:line="360" w:lineRule="auto"/>
        <w:jc w:val="both"/>
        <w:rPr>
          <w:rFonts w:ascii="Arial" w:eastAsia="Arial" w:hAnsi="Arial" w:cs="Arial"/>
          <w:lang w:val="en-US"/>
        </w:rPr>
      </w:pPr>
      <w:r w:rsidRPr="698E0E38">
        <w:rPr>
          <w:rFonts w:ascii="Arial" w:eastAsia="Arial" w:hAnsi="Arial" w:cs="Arial"/>
        </w:rPr>
        <w:t>Cluster 0 – Sport Lovers: Although being the smallest of clusters (1.114 customers), these customers buy more frequently (every 76 days). Like Cluster 1, they spend the most money in team games (</w:t>
      </w:r>
      <w:r w:rsidR="7A153F6D" w:rsidRPr="698E0E38">
        <w:rPr>
          <w:rFonts w:ascii="Arial" w:eastAsia="Arial" w:hAnsi="Arial" w:cs="Arial"/>
        </w:rPr>
        <w:t>218)</w:t>
      </w:r>
      <w:r w:rsidR="1BBEB39A" w:rsidRPr="698E0E38">
        <w:rPr>
          <w:rFonts w:ascii="Arial" w:eastAsia="Arial" w:hAnsi="Arial" w:cs="Arial"/>
        </w:rPr>
        <w:t>, with a twist – they spend bigger on the rest</w:t>
      </w:r>
      <w:r w:rsidRPr="698E0E38">
        <w:rPr>
          <w:rFonts w:ascii="Arial" w:eastAsia="Arial" w:hAnsi="Arial" w:cs="Arial"/>
        </w:rPr>
        <w:t>; however, we observed that they spend more in hiking and running compared to other clusters (78).</w:t>
      </w:r>
    </w:p>
    <w:p w14:paraId="4D0F31EE" w14:textId="486E2B54" w:rsidR="7575D9F0" w:rsidRDefault="7575D9F0" w:rsidP="7575D9F0">
      <w:pPr>
        <w:spacing w:line="360" w:lineRule="auto"/>
        <w:jc w:val="both"/>
        <w:rPr>
          <w:rFonts w:ascii="Arial" w:eastAsia="Arial" w:hAnsi="Arial" w:cs="Arial"/>
          <w:lang w:val="en-US"/>
        </w:rPr>
      </w:pPr>
    </w:p>
    <w:p w14:paraId="6338E32F" w14:textId="311336F7" w:rsidR="00ED7A0F" w:rsidRPr="00874650" w:rsidRDefault="007D550D" w:rsidP="7575D9F0">
      <w:pPr>
        <w:pStyle w:val="ListParagraph"/>
        <w:numPr>
          <w:ilvl w:val="0"/>
          <w:numId w:val="20"/>
        </w:numPr>
        <w:spacing w:line="360" w:lineRule="auto"/>
        <w:jc w:val="both"/>
        <w:rPr>
          <w:rFonts w:ascii="Arial" w:eastAsia="Arial" w:hAnsi="Arial" w:cs="Arial"/>
          <w:lang w:val="en-US"/>
        </w:rPr>
      </w:pPr>
      <w:r w:rsidRPr="698E0E38">
        <w:rPr>
          <w:rFonts w:ascii="Arial" w:eastAsia="Arial" w:hAnsi="Arial" w:cs="Arial"/>
        </w:rPr>
        <w:t>Cluster</w:t>
      </w:r>
      <w:r w:rsidR="79E82208" w:rsidRPr="698E0E38">
        <w:rPr>
          <w:rFonts w:ascii="Arial" w:eastAsia="Arial" w:hAnsi="Arial" w:cs="Arial"/>
        </w:rPr>
        <w:t xml:space="preserve"> </w:t>
      </w:r>
      <w:r w:rsidRPr="698E0E38">
        <w:rPr>
          <w:rFonts w:ascii="Arial" w:eastAsia="Arial" w:hAnsi="Arial" w:cs="Arial"/>
        </w:rPr>
        <w:t>1</w:t>
      </w:r>
      <w:r w:rsidR="2BA298B7" w:rsidRPr="698E0E38">
        <w:rPr>
          <w:rFonts w:ascii="Arial" w:eastAsia="Arial" w:hAnsi="Arial" w:cs="Arial"/>
        </w:rPr>
        <w:t xml:space="preserve"> </w:t>
      </w:r>
      <w:r w:rsidR="678566DB" w:rsidRPr="698E0E38">
        <w:rPr>
          <w:rFonts w:ascii="Arial" w:eastAsia="Arial" w:hAnsi="Arial" w:cs="Arial"/>
        </w:rPr>
        <w:t>– Team Gamers</w:t>
      </w:r>
      <w:r w:rsidRPr="698E0E38">
        <w:rPr>
          <w:rFonts w:ascii="Arial" w:eastAsia="Arial" w:hAnsi="Arial" w:cs="Arial"/>
        </w:rPr>
        <w:t>:</w:t>
      </w:r>
      <w:r w:rsidRPr="698E0E38">
        <w:rPr>
          <w:rFonts w:ascii="Arial" w:eastAsia="Arial" w:hAnsi="Arial" w:cs="Arial"/>
          <w:color w:val="FF0000"/>
        </w:rPr>
        <w:t xml:space="preserve"> </w:t>
      </w:r>
      <w:r w:rsidRPr="698E0E38">
        <w:rPr>
          <w:rFonts w:ascii="Arial" w:eastAsia="Arial" w:hAnsi="Arial" w:cs="Arial"/>
        </w:rPr>
        <w:t xml:space="preserve">These customers are the ones that on average spend more per </w:t>
      </w:r>
      <w:r w:rsidR="08B263A6" w:rsidRPr="698E0E38">
        <w:rPr>
          <w:rFonts w:ascii="Arial" w:eastAsia="Arial" w:hAnsi="Arial" w:cs="Arial"/>
        </w:rPr>
        <w:t>product</w:t>
      </w:r>
      <w:r w:rsidR="57FD6F2F" w:rsidRPr="698E0E38">
        <w:rPr>
          <w:rFonts w:ascii="Arial" w:eastAsia="Arial" w:hAnsi="Arial" w:cs="Arial"/>
        </w:rPr>
        <w:t xml:space="preserve"> (77.0)</w:t>
      </w:r>
      <w:r w:rsidRPr="698E0E38">
        <w:rPr>
          <w:rFonts w:ascii="Arial" w:eastAsia="Arial" w:hAnsi="Arial" w:cs="Arial"/>
        </w:rPr>
        <w:t>.</w:t>
      </w:r>
      <w:r w:rsidR="439F2BD4" w:rsidRPr="698E0E38">
        <w:rPr>
          <w:rFonts w:ascii="Arial" w:eastAsia="Arial" w:hAnsi="Arial" w:cs="Arial"/>
        </w:rPr>
        <w:t xml:space="preserve"> </w:t>
      </w:r>
      <w:r w:rsidR="5F37C9F6" w:rsidRPr="698E0E38">
        <w:rPr>
          <w:rFonts w:ascii="Arial" w:eastAsia="Arial" w:hAnsi="Arial" w:cs="Arial"/>
        </w:rPr>
        <w:t>However, t</w:t>
      </w:r>
      <w:r w:rsidRPr="698E0E38">
        <w:rPr>
          <w:rFonts w:ascii="Arial" w:eastAsia="Arial" w:hAnsi="Arial" w:cs="Arial"/>
        </w:rPr>
        <w:t xml:space="preserve">hey buy less frequently than other </w:t>
      </w:r>
      <w:r w:rsidR="1700D912" w:rsidRPr="698E0E38">
        <w:rPr>
          <w:rFonts w:ascii="Arial" w:eastAsia="Arial" w:hAnsi="Arial" w:cs="Arial"/>
        </w:rPr>
        <w:t>clusters</w:t>
      </w:r>
      <w:r w:rsidRPr="698E0E38">
        <w:rPr>
          <w:rFonts w:ascii="Arial" w:eastAsia="Arial" w:hAnsi="Arial" w:cs="Arial"/>
        </w:rPr>
        <w:t xml:space="preserve"> (</w:t>
      </w:r>
      <w:r w:rsidR="4ED91CB9" w:rsidRPr="698E0E38">
        <w:rPr>
          <w:rFonts w:ascii="Arial" w:eastAsia="Arial" w:hAnsi="Arial" w:cs="Arial"/>
        </w:rPr>
        <w:t>100</w:t>
      </w:r>
      <w:r w:rsidRPr="698E0E38">
        <w:rPr>
          <w:rFonts w:ascii="Arial" w:eastAsia="Arial" w:hAnsi="Arial" w:cs="Arial"/>
        </w:rPr>
        <w:t xml:space="preserve"> days </w:t>
      </w:r>
      <w:r w:rsidR="3831892E" w:rsidRPr="698E0E38">
        <w:rPr>
          <w:rFonts w:ascii="Arial" w:eastAsia="Arial" w:hAnsi="Arial" w:cs="Arial"/>
        </w:rPr>
        <w:t>between purchases</w:t>
      </w:r>
      <w:r w:rsidRPr="698E0E38">
        <w:rPr>
          <w:rFonts w:ascii="Arial" w:eastAsia="Arial" w:hAnsi="Arial" w:cs="Arial"/>
        </w:rPr>
        <w:t xml:space="preserve">). </w:t>
      </w:r>
      <w:r w:rsidR="04351171" w:rsidRPr="698E0E38">
        <w:rPr>
          <w:rFonts w:ascii="Arial" w:eastAsia="Arial" w:hAnsi="Arial" w:cs="Arial"/>
        </w:rPr>
        <w:t>We can consider their favourite category to be</w:t>
      </w:r>
      <w:r w:rsidRPr="698E0E38">
        <w:rPr>
          <w:rFonts w:ascii="Arial" w:eastAsia="Arial" w:hAnsi="Arial" w:cs="Arial"/>
        </w:rPr>
        <w:t xml:space="preserve"> </w:t>
      </w:r>
      <w:r w:rsidR="25B07B0D" w:rsidRPr="698E0E38">
        <w:rPr>
          <w:rFonts w:ascii="Arial" w:eastAsia="Arial" w:hAnsi="Arial" w:cs="Arial"/>
        </w:rPr>
        <w:t>team games</w:t>
      </w:r>
      <w:r w:rsidR="7920CDFC" w:rsidRPr="698E0E38">
        <w:rPr>
          <w:rFonts w:ascii="Arial" w:eastAsia="Arial" w:hAnsi="Arial" w:cs="Arial"/>
        </w:rPr>
        <w:t xml:space="preserve"> (based on </w:t>
      </w:r>
      <w:r w:rsidR="416C18EC" w:rsidRPr="698E0E38">
        <w:rPr>
          <w:rFonts w:ascii="Arial" w:eastAsia="Arial" w:hAnsi="Arial" w:cs="Arial"/>
        </w:rPr>
        <w:t xml:space="preserve">the </w:t>
      </w:r>
      <w:r w:rsidR="7920CDFC" w:rsidRPr="698E0E38">
        <w:rPr>
          <w:rFonts w:ascii="Arial" w:eastAsia="Arial" w:hAnsi="Arial" w:cs="Arial"/>
        </w:rPr>
        <w:t xml:space="preserve">most money spent </w:t>
      </w:r>
      <w:bookmarkStart w:id="20" w:name="_Int_5LDwlgVE"/>
      <w:r w:rsidR="7920CDFC" w:rsidRPr="698E0E38">
        <w:rPr>
          <w:rFonts w:ascii="Arial" w:eastAsia="Arial" w:hAnsi="Arial" w:cs="Arial"/>
        </w:rPr>
        <w:t>on</w:t>
      </w:r>
      <w:r w:rsidR="445FDA63" w:rsidRPr="698E0E38">
        <w:rPr>
          <w:rFonts w:ascii="Arial" w:eastAsia="Arial" w:hAnsi="Arial" w:cs="Arial"/>
        </w:rPr>
        <w:t>:</w:t>
      </w:r>
      <w:bookmarkEnd w:id="20"/>
      <w:r w:rsidR="445FDA63" w:rsidRPr="698E0E38">
        <w:rPr>
          <w:rFonts w:ascii="Arial" w:eastAsia="Arial" w:hAnsi="Arial" w:cs="Arial"/>
        </w:rPr>
        <w:t xml:space="preserve"> </w:t>
      </w:r>
      <w:r w:rsidR="4E56F2F0" w:rsidRPr="698E0E38">
        <w:rPr>
          <w:rFonts w:ascii="Arial" w:eastAsia="Arial" w:hAnsi="Arial" w:cs="Arial"/>
        </w:rPr>
        <w:t>218</w:t>
      </w:r>
      <w:r w:rsidR="7920CDFC" w:rsidRPr="698E0E38">
        <w:rPr>
          <w:rFonts w:ascii="Arial" w:eastAsia="Arial" w:hAnsi="Arial" w:cs="Arial"/>
        </w:rPr>
        <w:t>)</w:t>
      </w:r>
      <w:r w:rsidRPr="698E0E38">
        <w:rPr>
          <w:rFonts w:ascii="Arial" w:eastAsia="Arial" w:hAnsi="Arial" w:cs="Arial"/>
        </w:rPr>
        <w:t xml:space="preserve">. </w:t>
      </w:r>
      <w:r w:rsidR="7FE3F1D9" w:rsidRPr="698E0E38">
        <w:rPr>
          <w:rFonts w:ascii="Arial" w:eastAsia="Arial" w:hAnsi="Arial" w:cs="Arial"/>
        </w:rPr>
        <w:t xml:space="preserve">In terms of cluster size, we are </w:t>
      </w:r>
      <w:r w:rsidR="00DE02B1" w:rsidRPr="698E0E38">
        <w:rPr>
          <w:rFonts w:ascii="Arial" w:eastAsia="Arial" w:hAnsi="Arial" w:cs="Arial"/>
        </w:rPr>
        <w:t>referring</w:t>
      </w:r>
      <w:r w:rsidR="7FE3F1D9" w:rsidRPr="698E0E38">
        <w:rPr>
          <w:rFonts w:ascii="Arial" w:eastAsia="Arial" w:hAnsi="Arial" w:cs="Arial"/>
        </w:rPr>
        <w:t xml:space="preserve"> to</w:t>
      </w:r>
      <w:r w:rsidRPr="698E0E38">
        <w:rPr>
          <w:rFonts w:ascii="Arial" w:eastAsia="Arial" w:hAnsi="Arial" w:cs="Arial"/>
        </w:rPr>
        <w:t xml:space="preserve"> 1</w:t>
      </w:r>
      <w:r w:rsidR="4A5744DE" w:rsidRPr="698E0E38">
        <w:rPr>
          <w:rFonts w:ascii="Arial" w:eastAsia="Arial" w:hAnsi="Arial" w:cs="Arial"/>
        </w:rPr>
        <w:t>.</w:t>
      </w:r>
      <w:r w:rsidRPr="698E0E38">
        <w:rPr>
          <w:rFonts w:ascii="Arial" w:eastAsia="Arial" w:hAnsi="Arial" w:cs="Arial"/>
        </w:rPr>
        <w:t>230</w:t>
      </w:r>
      <w:r w:rsidR="68DDD99D" w:rsidRPr="698E0E38">
        <w:rPr>
          <w:rFonts w:ascii="Arial" w:eastAsia="Arial" w:hAnsi="Arial" w:cs="Arial"/>
        </w:rPr>
        <w:t xml:space="preserve"> </w:t>
      </w:r>
      <w:r w:rsidRPr="698E0E38">
        <w:rPr>
          <w:rFonts w:ascii="Arial" w:eastAsia="Arial" w:hAnsi="Arial" w:cs="Arial"/>
        </w:rPr>
        <w:t>customers.</w:t>
      </w:r>
    </w:p>
    <w:p w14:paraId="00530DA4" w14:textId="474F3DD4" w:rsidR="653F4885" w:rsidRDefault="653F4885" w:rsidP="7575D9F0">
      <w:pPr>
        <w:spacing w:line="360" w:lineRule="auto"/>
        <w:jc w:val="both"/>
        <w:rPr>
          <w:rFonts w:ascii="Arial" w:eastAsia="Arial" w:hAnsi="Arial" w:cs="Arial"/>
          <w:lang w:val="en-US"/>
        </w:rPr>
      </w:pPr>
    </w:p>
    <w:p w14:paraId="24255819" w14:textId="5D856E0F" w:rsidR="653F4885" w:rsidRDefault="296131EB" w:rsidP="698E0E38">
      <w:pPr>
        <w:pStyle w:val="ListParagraph"/>
        <w:numPr>
          <w:ilvl w:val="0"/>
          <w:numId w:val="20"/>
        </w:numPr>
        <w:spacing w:line="360" w:lineRule="auto"/>
        <w:jc w:val="both"/>
        <w:rPr>
          <w:rFonts w:ascii="Arial" w:eastAsia="Arial" w:hAnsi="Arial" w:cs="Arial"/>
        </w:rPr>
      </w:pPr>
      <w:r w:rsidRPr="698E0E38">
        <w:rPr>
          <w:rFonts w:ascii="Arial" w:eastAsia="Arial" w:hAnsi="Arial" w:cs="Arial"/>
        </w:rPr>
        <w:t>Cluster 2 – Low Spenders: This is the largest cluster in terms of number of customers (1.592). These customers can be characterized by being the ones spending less money on average per product (44.3)</w:t>
      </w:r>
      <w:r w:rsidR="051E780F" w:rsidRPr="698E0E38">
        <w:rPr>
          <w:rFonts w:ascii="Arial" w:eastAsia="Arial" w:hAnsi="Arial" w:cs="Arial"/>
        </w:rPr>
        <w:t xml:space="preserve">, </w:t>
      </w:r>
      <w:r w:rsidR="7FEDA849" w:rsidRPr="698E0E38">
        <w:rPr>
          <w:rFonts w:ascii="Arial" w:eastAsia="Arial" w:hAnsi="Arial" w:cs="Arial"/>
        </w:rPr>
        <w:t>although</w:t>
      </w:r>
      <w:r w:rsidRPr="698E0E38">
        <w:rPr>
          <w:rFonts w:ascii="Arial" w:eastAsia="Arial" w:hAnsi="Arial" w:cs="Arial"/>
        </w:rPr>
        <w:t xml:space="preserve"> </w:t>
      </w:r>
      <w:r w:rsidR="6D94A957" w:rsidRPr="698E0E38">
        <w:rPr>
          <w:rFonts w:ascii="Arial" w:eastAsia="Arial" w:hAnsi="Arial" w:cs="Arial"/>
        </w:rPr>
        <w:t>t</w:t>
      </w:r>
      <w:r w:rsidRPr="698E0E38">
        <w:rPr>
          <w:rFonts w:ascii="Arial" w:eastAsia="Arial" w:hAnsi="Arial" w:cs="Arial"/>
        </w:rPr>
        <w:t>hey are more regular customers than Cluster 1 (88 days since last purchase).</w:t>
      </w:r>
    </w:p>
    <w:p w14:paraId="21C0B651" w14:textId="38EC67F1" w:rsidR="6EDC37DF" w:rsidRDefault="653F4885" w:rsidP="1367DA03">
      <w:pPr>
        <w:spacing w:line="360" w:lineRule="auto"/>
        <w:jc w:val="both"/>
        <w:rPr>
          <w:rFonts w:ascii="Arial" w:eastAsia="Arial" w:hAnsi="Arial" w:cs="Arial"/>
        </w:rPr>
      </w:pPr>
      <w:r>
        <w:rPr>
          <w:noProof/>
        </w:rPr>
        <w:drawing>
          <wp:inline distT="0" distB="0" distL="0" distR="0" wp14:anchorId="1AACC970" wp14:editId="22C0FC58">
            <wp:extent cx="2560320" cy="1962912"/>
            <wp:effectExtent l="19050" t="19050" r="16510" b="22225"/>
            <wp:docPr id="846115355" name="Picture 84611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115355"/>
                    <pic:cNvPicPr/>
                  </pic:nvPicPr>
                  <pic:blipFill>
                    <a:blip r:embed="rId27">
                      <a:extLst>
                        <a:ext uri="{28A0092B-C50C-407E-A947-70E740481C1C}">
                          <a14:useLocalDpi xmlns:a14="http://schemas.microsoft.com/office/drawing/2010/main" val="0"/>
                        </a:ext>
                      </a:extLst>
                    </a:blip>
                    <a:stretch>
                      <a:fillRect/>
                    </a:stretch>
                  </pic:blipFill>
                  <pic:spPr>
                    <a:xfrm>
                      <a:off x="0" y="0"/>
                      <a:ext cx="2560320" cy="1962912"/>
                    </a:xfrm>
                    <a:prstGeom prst="rect">
                      <a:avLst/>
                    </a:prstGeom>
                    <a:ln>
                      <a:solidFill>
                        <a:schemeClr val="accent1"/>
                      </a:solidFill>
                    </a:ln>
                  </pic:spPr>
                </pic:pic>
              </a:graphicData>
            </a:graphic>
          </wp:inline>
        </w:drawing>
      </w:r>
    </w:p>
    <w:p w14:paraId="7B6B5ACF" w14:textId="4AD3F919" w:rsidR="4C1E6B45" w:rsidRDefault="4C1E6B45" w:rsidP="1A905934">
      <w:pPr>
        <w:spacing w:line="360" w:lineRule="auto"/>
        <w:jc w:val="both"/>
        <w:rPr>
          <w:rFonts w:ascii="Arial" w:eastAsia="Arial" w:hAnsi="Arial" w:cs="Arial"/>
        </w:rPr>
      </w:pPr>
      <w:r w:rsidRPr="698E0E38">
        <w:rPr>
          <w:rFonts w:ascii="Arial" w:eastAsia="Arial" w:hAnsi="Arial" w:cs="Arial"/>
        </w:rPr>
        <w:t>Figure 12 – Visual representation of the magnitude of customers per cluster</w:t>
      </w:r>
    </w:p>
    <w:p w14:paraId="341303D1" w14:textId="549B0921" w:rsidR="1A905934" w:rsidRDefault="1A905934" w:rsidP="698E0E38">
      <w:pPr>
        <w:spacing w:line="360" w:lineRule="auto"/>
        <w:jc w:val="both"/>
        <w:rPr>
          <w:rFonts w:ascii="Arial" w:eastAsia="Arial" w:hAnsi="Arial" w:cs="Arial"/>
        </w:rPr>
      </w:pPr>
    </w:p>
    <w:p w14:paraId="769001EC" w14:textId="46D06893" w:rsidR="34F55598" w:rsidRDefault="34F55598" w:rsidP="1367DA03">
      <w:pPr>
        <w:spacing w:line="360" w:lineRule="auto"/>
        <w:jc w:val="both"/>
        <w:rPr>
          <w:rFonts w:ascii="Arial" w:eastAsia="Arial" w:hAnsi="Arial" w:cs="Arial"/>
        </w:rPr>
      </w:pPr>
      <w:r>
        <w:rPr>
          <w:noProof/>
        </w:rPr>
        <w:drawing>
          <wp:inline distT="0" distB="0" distL="0" distR="0" wp14:anchorId="119DD3E8" wp14:editId="6D9BB51C">
            <wp:extent cx="3428186" cy="2127645"/>
            <wp:effectExtent l="19050" t="19050" r="11430" b="14605"/>
            <wp:docPr id="1790590404" name="Picture 179059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590404"/>
                    <pic:cNvPicPr/>
                  </pic:nvPicPr>
                  <pic:blipFill>
                    <a:blip r:embed="rId28">
                      <a:extLst>
                        <a:ext uri="{28A0092B-C50C-407E-A947-70E740481C1C}">
                          <a14:useLocalDpi xmlns:a14="http://schemas.microsoft.com/office/drawing/2010/main" val="0"/>
                        </a:ext>
                      </a:extLst>
                    </a:blip>
                    <a:stretch>
                      <a:fillRect/>
                    </a:stretch>
                  </pic:blipFill>
                  <pic:spPr>
                    <a:xfrm>
                      <a:off x="0" y="0"/>
                      <a:ext cx="3428186" cy="2127645"/>
                    </a:xfrm>
                    <a:prstGeom prst="rect">
                      <a:avLst/>
                    </a:prstGeom>
                    <a:ln>
                      <a:solidFill>
                        <a:schemeClr val="accent1"/>
                      </a:solidFill>
                    </a:ln>
                  </pic:spPr>
                </pic:pic>
              </a:graphicData>
            </a:graphic>
          </wp:inline>
        </w:drawing>
      </w:r>
    </w:p>
    <w:p w14:paraId="098ED234" w14:textId="057CE3AF" w:rsidR="204E9CED" w:rsidRDefault="204E9CED" w:rsidP="46E9636F">
      <w:pPr>
        <w:spacing w:line="360" w:lineRule="auto"/>
        <w:jc w:val="both"/>
        <w:rPr>
          <w:rFonts w:ascii="Arial" w:eastAsia="Arial" w:hAnsi="Arial" w:cs="Arial"/>
        </w:rPr>
      </w:pPr>
      <w:r w:rsidRPr="698E0E38">
        <w:rPr>
          <w:rFonts w:ascii="Arial" w:eastAsia="Arial" w:hAnsi="Arial" w:cs="Arial"/>
        </w:rPr>
        <w:t xml:space="preserve">Figure 13 – Scatterplot with total </w:t>
      </w:r>
      <w:r w:rsidR="4D3BA74D" w:rsidRPr="698E0E38">
        <w:rPr>
          <w:rFonts w:ascii="Arial" w:eastAsia="Arial" w:hAnsi="Arial" w:cs="Arial"/>
        </w:rPr>
        <w:t xml:space="preserve">amount </w:t>
      </w:r>
      <w:r w:rsidRPr="698E0E38">
        <w:rPr>
          <w:rFonts w:ascii="Arial" w:eastAsia="Arial" w:hAnsi="Arial" w:cs="Arial"/>
        </w:rPr>
        <w:t>spent versus recency fo</w:t>
      </w:r>
      <w:r w:rsidR="29527B18" w:rsidRPr="698E0E38">
        <w:rPr>
          <w:rFonts w:ascii="Arial" w:eastAsia="Arial" w:hAnsi="Arial" w:cs="Arial"/>
        </w:rPr>
        <w:t>r each of the three clusters</w:t>
      </w:r>
    </w:p>
    <w:p w14:paraId="1D0917D9" w14:textId="625097D8" w:rsidR="6EDC37DF" w:rsidRDefault="6EDC37DF" w:rsidP="1367DA03">
      <w:pPr>
        <w:spacing w:line="360" w:lineRule="auto"/>
        <w:jc w:val="both"/>
        <w:rPr>
          <w:rFonts w:ascii="Arial" w:eastAsia="Arial" w:hAnsi="Arial" w:cs="Arial"/>
        </w:rPr>
      </w:pPr>
    </w:p>
    <w:p w14:paraId="16861B05" w14:textId="5F0356C0" w:rsidR="001A46BB" w:rsidRDefault="001A46BB" w:rsidP="1367DA03">
      <w:pPr>
        <w:spacing w:line="360" w:lineRule="auto"/>
        <w:jc w:val="both"/>
        <w:rPr>
          <w:rFonts w:ascii="Arial" w:eastAsia="Arial" w:hAnsi="Arial" w:cs="Arial"/>
        </w:rPr>
      </w:pPr>
      <w:r>
        <w:rPr>
          <w:noProof/>
        </w:rPr>
        <w:drawing>
          <wp:inline distT="0" distB="0" distL="0" distR="0" wp14:anchorId="1E23E948" wp14:editId="6A80F455">
            <wp:extent cx="3383280" cy="2013250"/>
            <wp:effectExtent l="19050" t="19050" r="13970" b="24765"/>
            <wp:docPr id="921875996" name="Picture 1" descr="A graph showing a number of custom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383280" cy="2013250"/>
                    </a:xfrm>
                    <a:prstGeom prst="rect">
                      <a:avLst/>
                    </a:prstGeom>
                    <a:ln>
                      <a:solidFill>
                        <a:schemeClr val="accent1"/>
                      </a:solidFill>
                    </a:ln>
                  </pic:spPr>
                </pic:pic>
              </a:graphicData>
            </a:graphic>
          </wp:inline>
        </w:drawing>
      </w:r>
    </w:p>
    <w:p w14:paraId="44A5D137" w14:textId="2F4F9CED" w:rsidR="54872DD8" w:rsidRDefault="54872DD8" w:rsidP="35C2F0B9">
      <w:pPr>
        <w:spacing w:line="360" w:lineRule="auto"/>
        <w:jc w:val="both"/>
        <w:rPr>
          <w:rFonts w:ascii="Arial" w:eastAsia="Arial" w:hAnsi="Arial" w:cs="Arial"/>
        </w:rPr>
      </w:pPr>
      <w:r w:rsidRPr="698E0E38">
        <w:rPr>
          <w:rFonts w:ascii="Arial" w:eastAsia="Arial" w:hAnsi="Arial" w:cs="Arial"/>
        </w:rPr>
        <w:t>Figure 14 – Customer spending divided by cluster and detailed with categories (or features)</w:t>
      </w:r>
    </w:p>
    <w:p w14:paraId="47FE7E1C" w14:textId="38674535" w:rsidR="001A46BB" w:rsidRDefault="4D7B240A" w:rsidP="35C2F0B9">
      <w:pPr>
        <w:spacing w:line="360" w:lineRule="auto"/>
        <w:ind w:firstLine="708"/>
        <w:jc w:val="both"/>
        <w:rPr>
          <w:rFonts w:ascii="Arial" w:eastAsia="Arial" w:hAnsi="Arial" w:cs="Arial"/>
        </w:rPr>
      </w:pPr>
      <w:r w:rsidRPr="698E0E38">
        <w:rPr>
          <w:rFonts w:ascii="Arial" w:eastAsia="Arial" w:hAnsi="Arial" w:cs="Arial"/>
        </w:rPr>
        <w:t>Similarly to the Digital Contact dataset. We performed a PCA analysis here. The first 2 principal compo</w:t>
      </w:r>
      <w:r w:rsidR="47A0463D" w:rsidRPr="698E0E38">
        <w:rPr>
          <w:rFonts w:ascii="Arial" w:eastAsia="Arial" w:hAnsi="Arial" w:cs="Arial"/>
        </w:rPr>
        <w:t xml:space="preserve">nents represent only 57% of the variability, indicating </w:t>
      </w:r>
      <w:r w:rsidR="14C8695B" w:rsidRPr="698E0E38">
        <w:rPr>
          <w:rFonts w:ascii="Arial" w:eastAsia="Arial" w:hAnsi="Arial" w:cs="Arial"/>
        </w:rPr>
        <w:t xml:space="preserve">an overlap between clusters would be likely. </w:t>
      </w:r>
      <w:r w:rsidR="234A0C7B" w:rsidRPr="698E0E38">
        <w:rPr>
          <w:rFonts w:ascii="Arial" w:eastAsia="Arial" w:hAnsi="Arial" w:cs="Arial"/>
        </w:rPr>
        <w:t>Indeed,</w:t>
      </w:r>
      <w:r w:rsidR="14C8695B" w:rsidRPr="698E0E38">
        <w:rPr>
          <w:rFonts w:ascii="Arial" w:eastAsia="Arial" w:hAnsi="Arial" w:cs="Arial"/>
        </w:rPr>
        <w:t xml:space="preserve"> when observing the 2D plot there is an area where </w:t>
      </w:r>
      <w:r w:rsidR="6565FDF8" w:rsidRPr="698E0E38">
        <w:rPr>
          <w:rFonts w:ascii="Arial" w:eastAsia="Arial" w:hAnsi="Arial" w:cs="Arial"/>
        </w:rPr>
        <w:t>datapoints</w:t>
      </w:r>
      <w:r w:rsidR="14C8695B" w:rsidRPr="698E0E38">
        <w:rPr>
          <w:rFonts w:ascii="Arial" w:eastAsia="Arial" w:hAnsi="Arial" w:cs="Arial"/>
        </w:rPr>
        <w:t xml:space="preserve"> are mashed in</w:t>
      </w:r>
      <w:r w:rsidR="71504C4B" w:rsidRPr="698E0E38">
        <w:rPr>
          <w:rFonts w:ascii="Arial" w:eastAsia="Arial" w:hAnsi="Arial" w:cs="Arial"/>
        </w:rPr>
        <w:t>s</w:t>
      </w:r>
      <w:r w:rsidR="14C8695B" w:rsidRPr="698E0E38">
        <w:rPr>
          <w:rFonts w:ascii="Arial" w:eastAsia="Arial" w:hAnsi="Arial" w:cs="Arial"/>
        </w:rPr>
        <w:t>tead of well separated</w:t>
      </w:r>
      <w:r w:rsidR="3861786E" w:rsidRPr="698E0E38">
        <w:rPr>
          <w:rFonts w:ascii="Arial" w:eastAsia="Arial" w:hAnsi="Arial" w:cs="Arial"/>
        </w:rPr>
        <w:t xml:space="preserve"> and </w:t>
      </w:r>
      <w:r w:rsidR="2CDC4D76" w:rsidRPr="698E0E38">
        <w:rPr>
          <w:rFonts w:ascii="Arial" w:eastAsia="Arial" w:hAnsi="Arial" w:cs="Arial"/>
        </w:rPr>
        <w:t xml:space="preserve">globular as in Digital Contacts. </w:t>
      </w:r>
      <w:r w:rsidR="533C67D3" w:rsidRPr="698E0E38">
        <w:rPr>
          <w:rFonts w:ascii="Arial" w:eastAsia="Arial" w:hAnsi="Arial" w:cs="Arial"/>
        </w:rPr>
        <w:t xml:space="preserve">This </w:t>
      </w:r>
      <w:bookmarkStart w:id="21" w:name="_Int_JgdEqXXY"/>
      <w:r w:rsidR="533C67D3" w:rsidRPr="698E0E38">
        <w:rPr>
          <w:rFonts w:ascii="Arial" w:eastAsia="Arial" w:hAnsi="Arial" w:cs="Arial"/>
        </w:rPr>
        <w:t>less than ideal</w:t>
      </w:r>
      <w:bookmarkEnd w:id="21"/>
      <w:r w:rsidR="533C67D3" w:rsidRPr="698E0E38">
        <w:rPr>
          <w:rFonts w:ascii="Arial" w:eastAsia="Arial" w:hAnsi="Arial" w:cs="Arial"/>
        </w:rPr>
        <w:t xml:space="preserve"> cluster separation is reinforced by a relatively low silhouette score when compared to the Digital Contact dataset (</w:t>
      </w:r>
      <w:r w:rsidR="66BED575" w:rsidRPr="698E0E38">
        <w:rPr>
          <w:rFonts w:ascii="Arial" w:eastAsia="Arial" w:hAnsi="Arial" w:cs="Arial"/>
        </w:rPr>
        <w:t xml:space="preserve">0.23 vs </w:t>
      </w:r>
      <w:r w:rsidR="5910F7C9" w:rsidRPr="698E0E38">
        <w:rPr>
          <w:rFonts w:ascii="Arial" w:eastAsia="Arial" w:hAnsi="Arial" w:cs="Arial"/>
        </w:rPr>
        <w:t>0.64</w:t>
      </w:r>
      <w:r w:rsidR="533C67D3" w:rsidRPr="698E0E38">
        <w:rPr>
          <w:rFonts w:ascii="Arial" w:eastAsia="Arial" w:hAnsi="Arial" w:cs="Arial"/>
        </w:rPr>
        <w:t xml:space="preserve">). </w:t>
      </w:r>
      <w:r w:rsidR="2CDC4D76" w:rsidRPr="698E0E38">
        <w:rPr>
          <w:rFonts w:ascii="Arial" w:eastAsia="Arial" w:hAnsi="Arial" w:cs="Arial"/>
        </w:rPr>
        <w:t xml:space="preserve">Thus, </w:t>
      </w:r>
      <w:r w:rsidR="7687B432" w:rsidRPr="698E0E38">
        <w:rPr>
          <w:rFonts w:ascii="Arial" w:eastAsia="Arial" w:hAnsi="Arial" w:cs="Arial"/>
        </w:rPr>
        <w:t>w</w:t>
      </w:r>
      <w:r w:rsidR="2CDC4D76" w:rsidRPr="698E0E38">
        <w:rPr>
          <w:rFonts w:ascii="Arial" w:eastAsia="Arial" w:hAnsi="Arial" w:cs="Arial"/>
        </w:rPr>
        <w:t>e consider that the k-means algorithm may have not separated the clusters ideally</w:t>
      </w:r>
      <w:r w:rsidR="4765BA35" w:rsidRPr="698E0E38">
        <w:rPr>
          <w:rFonts w:ascii="Arial" w:eastAsia="Arial" w:hAnsi="Arial" w:cs="Arial"/>
        </w:rPr>
        <w:t>, and further investigation into other clustering alternatives like DBSCAN, and compare the results may be beneficial in the future.</w:t>
      </w:r>
    </w:p>
    <w:p w14:paraId="7125C71C" w14:textId="7BA4AE5D" w:rsidR="70BF2C19" w:rsidRDefault="70BF2C19" w:rsidP="70BF2C19">
      <w:pPr>
        <w:spacing w:line="360" w:lineRule="auto"/>
        <w:jc w:val="both"/>
        <w:rPr>
          <w:rFonts w:ascii="Arial" w:eastAsia="Arial" w:hAnsi="Arial" w:cs="Arial"/>
        </w:rPr>
      </w:pPr>
    </w:p>
    <w:p w14:paraId="47B16878" w14:textId="7BED09ED" w:rsidR="70BF2C19" w:rsidRDefault="14C8695B" w:rsidP="698E0E38">
      <w:pPr>
        <w:spacing w:line="360" w:lineRule="auto"/>
        <w:jc w:val="both"/>
        <w:rPr>
          <w:rFonts w:ascii="Arial" w:eastAsia="Arial" w:hAnsi="Arial" w:cs="Arial"/>
        </w:rPr>
      </w:pPr>
      <w:r>
        <w:rPr>
          <w:noProof/>
        </w:rPr>
        <w:drawing>
          <wp:inline distT="0" distB="0" distL="0" distR="0" wp14:anchorId="75C82B2F" wp14:editId="1090593D">
            <wp:extent cx="3379840" cy="2687003"/>
            <wp:effectExtent l="0" t="0" r="0" b="0"/>
            <wp:docPr id="1493394223" name="Picture 14933942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394223"/>
                    <pic:cNvPicPr/>
                  </pic:nvPicPr>
                  <pic:blipFill>
                    <a:blip r:embed="rId30">
                      <a:extLst>
                        <a:ext uri="{28A0092B-C50C-407E-A947-70E740481C1C}">
                          <a14:useLocalDpi xmlns:a14="http://schemas.microsoft.com/office/drawing/2010/main" val="0"/>
                        </a:ext>
                      </a:extLst>
                    </a:blip>
                    <a:stretch>
                      <a:fillRect/>
                    </a:stretch>
                  </pic:blipFill>
                  <pic:spPr>
                    <a:xfrm>
                      <a:off x="0" y="0"/>
                      <a:ext cx="3379840" cy="2687003"/>
                    </a:xfrm>
                    <a:prstGeom prst="rect">
                      <a:avLst/>
                    </a:prstGeom>
                  </pic:spPr>
                </pic:pic>
              </a:graphicData>
            </a:graphic>
          </wp:inline>
        </w:drawing>
      </w:r>
    </w:p>
    <w:p w14:paraId="445F2655" w14:textId="54E1938B" w:rsidR="14C8695B" w:rsidRDefault="14C8695B" w:rsidP="00AB4DD0">
      <w:pPr>
        <w:spacing w:line="360" w:lineRule="auto"/>
        <w:jc w:val="both"/>
        <w:rPr>
          <w:rFonts w:ascii="Arial" w:eastAsia="Arial" w:hAnsi="Arial" w:cs="Arial"/>
        </w:rPr>
      </w:pPr>
      <w:r w:rsidRPr="698E0E38">
        <w:rPr>
          <w:rFonts w:ascii="Arial" w:eastAsia="Arial" w:hAnsi="Arial" w:cs="Arial"/>
        </w:rPr>
        <w:t>Figure</w:t>
      </w:r>
      <w:r w:rsidR="1AF5D268" w:rsidRPr="698E0E38">
        <w:rPr>
          <w:rFonts w:ascii="Arial" w:eastAsia="Arial" w:hAnsi="Arial" w:cs="Arial"/>
        </w:rPr>
        <w:t xml:space="preserve"> 15 – </w:t>
      </w:r>
      <w:r w:rsidRPr="698E0E38">
        <w:rPr>
          <w:rFonts w:ascii="Arial" w:eastAsia="Arial" w:hAnsi="Arial" w:cs="Arial"/>
        </w:rPr>
        <w:t xml:space="preserve">K-Means </w:t>
      </w:r>
      <w:r w:rsidR="0F6F9803" w:rsidRPr="698E0E38">
        <w:rPr>
          <w:rFonts w:ascii="Arial" w:eastAsia="Arial" w:hAnsi="Arial" w:cs="Arial"/>
        </w:rPr>
        <w:t>c</w:t>
      </w:r>
      <w:r w:rsidRPr="698E0E38">
        <w:rPr>
          <w:rFonts w:ascii="Arial" w:eastAsia="Arial" w:hAnsi="Arial" w:cs="Arial"/>
        </w:rPr>
        <w:t>lustering of 2D PCA-</w:t>
      </w:r>
      <w:r w:rsidR="21AD321C" w:rsidRPr="698E0E38">
        <w:rPr>
          <w:rFonts w:ascii="Arial" w:eastAsia="Arial" w:hAnsi="Arial" w:cs="Arial"/>
        </w:rPr>
        <w:t>t</w:t>
      </w:r>
      <w:r w:rsidRPr="698E0E38">
        <w:rPr>
          <w:rFonts w:ascii="Arial" w:eastAsia="Arial" w:hAnsi="Arial" w:cs="Arial"/>
        </w:rPr>
        <w:t xml:space="preserve">ransformed </w:t>
      </w:r>
      <w:r w:rsidR="69249106" w:rsidRPr="698E0E38">
        <w:rPr>
          <w:rFonts w:ascii="Arial" w:eastAsia="Arial" w:hAnsi="Arial" w:cs="Arial"/>
        </w:rPr>
        <w:t>d</w:t>
      </w:r>
      <w:r w:rsidRPr="698E0E38">
        <w:rPr>
          <w:rFonts w:ascii="Arial" w:eastAsia="Arial" w:hAnsi="Arial" w:cs="Arial"/>
        </w:rPr>
        <w:t xml:space="preserve">ata </w:t>
      </w:r>
      <w:r w:rsidR="4B61CBF5" w:rsidRPr="698E0E38">
        <w:rPr>
          <w:rFonts w:ascii="Arial" w:eastAsia="Arial" w:hAnsi="Arial" w:cs="Arial"/>
        </w:rPr>
        <w:t>(p</w:t>
      </w:r>
      <w:r w:rsidRPr="698E0E38">
        <w:rPr>
          <w:rFonts w:ascii="Arial" w:eastAsia="Arial" w:hAnsi="Arial" w:cs="Arial"/>
        </w:rPr>
        <w:t>roducts dataset</w:t>
      </w:r>
      <w:r w:rsidR="3E60C5CA" w:rsidRPr="698E0E38">
        <w:rPr>
          <w:rFonts w:ascii="Arial" w:eastAsia="Arial" w:hAnsi="Arial" w:cs="Arial"/>
        </w:rPr>
        <w:t>)</w:t>
      </w:r>
    </w:p>
    <w:p w14:paraId="569622CE" w14:textId="5FA30070" w:rsidR="14C8695B" w:rsidRDefault="14C8695B" w:rsidP="698E0E38">
      <w:pPr>
        <w:spacing w:line="360" w:lineRule="auto"/>
        <w:jc w:val="both"/>
        <w:rPr>
          <w:rFonts w:ascii="Arial" w:eastAsia="Arial" w:hAnsi="Arial" w:cs="Arial"/>
        </w:rPr>
      </w:pPr>
    </w:p>
    <w:p w14:paraId="20FE3341" w14:textId="108F470A" w:rsidR="3AE6AC94" w:rsidRDefault="299AD22F" w:rsidP="698E0E38">
      <w:pPr>
        <w:pStyle w:val="Heading2"/>
        <w:spacing w:line="360" w:lineRule="auto"/>
        <w:jc w:val="both"/>
      </w:pPr>
      <w:bookmarkStart w:id="22" w:name="_Toc1298331343"/>
      <w:r w:rsidRPr="698E0E38">
        <w:t>4.3. Merged clusters plus demographics</w:t>
      </w:r>
      <w:bookmarkEnd w:id="22"/>
    </w:p>
    <w:p w14:paraId="15C1804C" w14:textId="4CEEA9CB" w:rsidR="6452042F" w:rsidRDefault="6452042F" w:rsidP="1367DA03">
      <w:pPr>
        <w:spacing w:line="360" w:lineRule="auto"/>
        <w:jc w:val="both"/>
        <w:rPr>
          <w:rFonts w:ascii="Arial" w:eastAsia="Arial" w:hAnsi="Arial" w:cs="Arial"/>
        </w:rPr>
      </w:pPr>
    </w:p>
    <w:p w14:paraId="6EC4BD8E" w14:textId="51ECF6C5" w:rsidR="489B6946" w:rsidRDefault="489B6946" w:rsidP="79D39A22">
      <w:pPr>
        <w:spacing w:line="360" w:lineRule="auto"/>
        <w:ind w:firstLine="708"/>
        <w:jc w:val="both"/>
        <w:rPr>
          <w:rFonts w:ascii="Arial" w:eastAsia="Arial" w:hAnsi="Arial" w:cs="Arial"/>
        </w:rPr>
      </w:pPr>
      <w:r w:rsidRPr="698E0E38">
        <w:rPr>
          <w:rFonts w:ascii="Arial" w:eastAsia="Arial" w:hAnsi="Arial" w:cs="Arial"/>
        </w:rPr>
        <w:t>After successfully reached three clusters from two perspectives</w:t>
      </w:r>
      <w:r w:rsidR="72CF36F5" w:rsidRPr="698E0E38">
        <w:rPr>
          <w:rFonts w:ascii="Arial" w:eastAsia="Arial" w:hAnsi="Arial" w:cs="Arial"/>
        </w:rPr>
        <w:t xml:space="preserve"> (</w:t>
      </w:r>
      <w:r w:rsidRPr="698E0E38">
        <w:rPr>
          <w:rFonts w:ascii="Arial" w:eastAsia="Arial" w:hAnsi="Arial" w:cs="Arial"/>
        </w:rPr>
        <w:t>digital contact and products</w:t>
      </w:r>
      <w:r w:rsidR="4903ABCA" w:rsidRPr="698E0E38">
        <w:rPr>
          <w:rFonts w:ascii="Arial" w:eastAsia="Arial" w:hAnsi="Arial" w:cs="Arial"/>
        </w:rPr>
        <w:t>)</w:t>
      </w:r>
      <w:r w:rsidR="3124A837" w:rsidRPr="698E0E38">
        <w:rPr>
          <w:rFonts w:ascii="Arial" w:eastAsia="Arial" w:hAnsi="Arial" w:cs="Arial"/>
        </w:rPr>
        <w:t>,</w:t>
      </w:r>
      <w:r w:rsidRPr="698E0E38">
        <w:rPr>
          <w:rFonts w:ascii="Arial" w:eastAsia="Arial" w:hAnsi="Arial" w:cs="Arial"/>
        </w:rPr>
        <w:t xml:space="preserve"> we set out to merge </w:t>
      </w:r>
      <w:r w:rsidR="52444E17" w:rsidRPr="698E0E38">
        <w:rPr>
          <w:rFonts w:ascii="Arial" w:eastAsia="Arial" w:hAnsi="Arial" w:cs="Arial"/>
        </w:rPr>
        <w:t>the two processed datasets into one, concatenating the two cluster la</w:t>
      </w:r>
      <w:r w:rsidR="6146317E" w:rsidRPr="698E0E38">
        <w:rPr>
          <w:rFonts w:ascii="Arial" w:eastAsia="Arial" w:hAnsi="Arial" w:cs="Arial"/>
        </w:rPr>
        <w:t>bels and resulting in nine distinct clusters.</w:t>
      </w:r>
    </w:p>
    <w:p w14:paraId="12FAD6AC" w14:textId="3114F437" w:rsidR="19C04446" w:rsidRDefault="6146317E" w:rsidP="19C04446">
      <w:pPr>
        <w:spacing w:line="360" w:lineRule="auto"/>
        <w:ind w:firstLine="708"/>
        <w:jc w:val="both"/>
        <w:rPr>
          <w:rFonts w:ascii="Arial" w:eastAsia="Arial" w:hAnsi="Arial" w:cs="Arial"/>
        </w:rPr>
      </w:pPr>
      <w:r w:rsidRPr="698E0E38">
        <w:rPr>
          <w:rFonts w:ascii="Arial" w:eastAsia="Arial" w:hAnsi="Arial" w:cs="Arial"/>
        </w:rPr>
        <w:t>As soon as we had the nine clusters, we started to look for valuable insights that could help labelling each one of these clusters.</w:t>
      </w:r>
      <w:r w:rsidR="26F50293" w:rsidRPr="698E0E38">
        <w:rPr>
          <w:rFonts w:ascii="Arial" w:eastAsia="Arial" w:hAnsi="Arial" w:cs="Arial"/>
        </w:rPr>
        <w:t xml:space="preserve"> </w:t>
      </w:r>
      <w:r w:rsidR="2D642ED9" w:rsidRPr="698E0E38">
        <w:rPr>
          <w:rFonts w:ascii="Arial" w:eastAsia="Arial" w:hAnsi="Arial" w:cs="Arial"/>
        </w:rPr>
        <w:t>For better interpretation, we have segmented the following topics from a digital contact perspective (example: Cluster 0 refers to Cluster 0 from the dig</w:t>
      </w:r>
      <w:r w:rsidR="331711E6" w:rsidRPr="698E0E38">
        <w:rPr>
          <w:rFonts w:ascii="Arial" w:eastAsia="Arial" w:hAnsi="Arial" w:cs="Arial"/>
        </w:rPr>
        <w:t>ital contacts perspective and Cluster 00 refers to the previously mentioned cluster together with Cluster 0 from the products perspective).</w:t>
      </w:r>
    </w:p>
    <w:p w14:paraId="115BB31A" w14:textId="10C714CB" w:rsidR="7811CE84" w:rsidRDefault="7811CE84" w:rsidP="29DD7522">
      <w:pPr>
        <w:spacing w:line="360" w:lineRule="auto"/>
        <w:jc w:val="both"/>
        <w:rPr>
          <w:rFonts w:ascii="Arial" w:eastAsia="Arial" w:hAnsi="Arial" w:cs="Arial"/>
        </w:rPr>
      </w:pPr>
    </w:p>
    <w:p w14:paraId="340DEBFA" w14:textId="72E36211" w:rsidR="72E6641D" w:rsidRDefault="72E6641D" w:rsidP="698E0E38">
      <w:pPr>
        <w:pStyle w:val="Heading2"/>
        <w:spacing w:line="360" w:lineRule="auto"/>
        <w:jc w:val="both"/>
      </w:pPr>
      <w:bookmarkStart w:id="23" w:name="_Toc2138467886"/>
      <w:r w:rsidRPr="698E0E38">
        <w:t>4.3.1. Cluster 0</w:t>
      </w:r>
      <w:r w:rsidR="3952E9D3" w:rsidRPr="698E0E38">
        <w:t xml:space="preserve"> and </w:t>
      </w:r>
      <w:r w:rsidR="3A7784AE" w:rsidRPr="698E0E38">
        <w:t>its children</w:t>
      </w:r>
      <w:r w:rsidR="3952E9D3" w:rsidRPr="698E0E38">
        <w:t xml:space="preserve"> (</w:t>
      </w:r>
      <w:r w:rsidRPr="698E0E38">
        <w:t>00, 01, 02</w:t>
      </w:r>
      <w:r w:rsidR="4F4CFEF3" w:rsidRPr="698E0E38">
        <w:t>)</w:t>
      </w:r>
      <w:bookmarkEnd w:id="23"/>
    </w:p>
    <w:p w14:paraId="693DF58C" w14:textId="49C8A276" w:rsidR="4A0662B7" w:rsidRDefault="4A0662B7" w:rsidP="1367DA03">
      <w:pPr>
        <w:spacing w:line="360" w:lineRule="auto"/>
        <w:jc w:val="both"/>
        <w:rPr>
          <w:rFonts w:ascii="Arial" w:eastAsia="Arial" w:hAnsi="Arial" w:cs="Arial"/>
        </w:rPr>
      </w:pPr>
    </w:p>
    <w:p w14:paraId="4C2A7B00" w14:textId="18C6DEC3" w:rsidR="4A0662B7" w:rsidRDefault="73EB1113" w:rsidP="31A8BE7F">
      <w:pPr>
        <w:pStyle w:val="ListParagraph"/>
        <w:numPr>
          <w:ilvl w:val="0"/>
          <w:numId w:val="22"/>
        </w:numPr>
        <w:spacing w:line="360" w:lineRule="auto"/>
        <w:jc w:val="both"/>
        <w:rPr>
          <w:rFonts w:ascii="Arial" w:eastAsia="Arial" w:hAnsi="Arial" w:cs="Arial"/>
        </w:rPr>
      </w:pPr>
      <w:r w:rsidRPr="698E0E38">
        <w:rPr>
          <w:rFonts w:ascii="Arial" w:eastAsia="Arial" w:hAnsi="Arial" w:cs="Arial"/>
        </w:rPr>
        <w:t xml:space="preserve">In Cluster 0, all variants </w:t>
      </w:r>
      <w:r w:rsidR="1166CC9E" w:rsidRPr="698E0E38">
        <w:rPr>
          <w:rFonts w:ascii="Arial" w:eastAsia="Arial" w:hAnsi="Arial" w:cs="Arial"/>
        </w:rPr>
        <w:t xml:space="preserve">(00, 01 and 02) are </w:t>
      </w:r>
      <w:r w:rsidRPr="698E0E38">
        <w:rPr>
          <w:rFonts w:ascii="Arial" w:eastAsia="Arial" w:hAnsi="Arial" w:cs="Arial"/>
        </w:rPr>
        <w:t>returning a large number of females,</w:t>
      </w:r>
      <w:r w:rsidR="2F24FDE4" w:rsidRPr="698E0E38">
        <w:rPr>
          <w:rFonts w:ascii="Arial" w:eastAsia="Arial" w:hAnsi="Arial" w:cs="Arial"/>
        </w:rPr>
        <w:t xml:space="preserve"> </w:t>
      </w:r>
      <w:r w:rsidRPr="698E0E38">
        <w:rPr>
          <w:rFonts w:ascii="Arial" w:eastAsia="Arial" w:hAnsi="Arial" w:cs="Arial"/>
        </w:rPr>
        <w:t>meaning that Social Butterflies are mostly women.</w:t>
      </w:r>
    </w:p>
    <w:p w14:paraId="319744E7" w14:textId="67297A29" w:rsidR="4A0662B7" w:rsidRDefault="73EB1113" w:rsidP="17C80939">
      <w:pPr>
        <w:pStyle w:val="ListParagraph"/>
        <w:numPr>
          <w:ilvl w:val="0"/>
          <w:numId w:val="22"/>
        </w:numPr>
        <w:spacing w:line="360" w:lineRule="auto"/>
        <w:jc w:val="both"/>
        <w:rPr>
          <w:rFonts w:ascii="Arial" w:eastAsia="Arial" w:hAnsi="Arial" w:cs="Arial"/>
        </w:rPr>
      </w:pPr>
      <w:r w:rsidRPr="698E0E38">
        <w:rPr>
          <w:rFonts w:ascii="Arial" w:eastAsia="Arial" w:hAnsi="Arial" w:cs="Arial"/>
        </w:rPr>
        <w:t xml:space="preserve">Cluster </w:t>
      </w:r>
      <w:r w:rsidR="0F9B5202" w:rsidRPr="698E0E38">
        <w:rPr>
          <w:rFonts w:ascii="Arial" w:eastAsia="Arial" w:hAnsi="Arial" w:cs="Arial"/>
        </w:rPr>
        <w:t>0</w:t>
      </w:r>
      <w:r w:rsidRPr="698E0E38">
        <w:rPr>
          <w:rFonts w:ascii="Arial" w:eastAsia="Arial" w:hAnsi="Arial" w:cs="Arial"/>
        </w:rPr>
        <w:t xml:space="preserve"> has an average age of 29 years old</w:t>
      </w:r>
      <w:r w:rsidR="4E830306" w:rsidRPr="698E0E38">
        <w:rPr>
          <w:rFonts w:ascii="Arial" w:eastAsia="Arial" w:hAnsi="Arial" w:cs="Arial"/>
        </w:rPr>
        <w:t xml:space="preserve"> (“Early Millennials”).</w:t>
      </w:r>
    </w:p>
    <w:p w14:paraId="66E38607" w14:textId="3B2A2711" w:rsidR="4A0662B7" w:rsidRDefault="73EB1113" w:rsidP="17C80939">
      <w:pPr>
        <w:pStyle w:val="ListParagraph"/>
        <w:numPr>
          <w:ilvl w:val="0"/>
          <w:numId w:val="22"/>
        </w:numPr>
        <w:spacing w:line="360" w:lineRule="auto"/>
        <w:jc w:val="both"/>
        <w:rPr>
          <w:rFonts w:ascii="Arial" w:eastAsia="Arial" w:hAnsi="Arial" w:cs="Arial"/>
        </w:rPr>
      </w:pPr>
      <w:r w:rsidRPr="698E0E38">
        <w:rPr>
          <w:rFonts w:ascii="Arial" w:eastAsia="Arial" w:hAnsi="Arial" w:cs="Arial"/>
        </w:rPr>
        <w:t xml:space="preserve">When looking at dependents, Cluster </w:t>
      </w:r>
      <w:r w:rsidR="17D70851" w:rsidRPr="698E0E38">
        <w:rPr>
          <w:rFonts w:ascii="Arial" w:eastAsia="Arial" w:hAnsi="Arial" w:cs="Arial"/>
        </w:rPr>
        <w:t>0</w:t>
      </w:r>
      <w:r w:rsidRPr="698E0E38">
        <w:rPr>
          <w:rFonts w:ascii="Arial" w:eastAsia="Arial" w:hAnsi="Arial" w:cs="Arial"/>
        </w:rPr>
        <w:t xml:space="preserve"> has 47% of the total number of dependents. However, if we step back and look at the number of dependents on Cluster </w:t>
      </w:r>
      <w:r w:rsidR="3C4F0E3C" w:rsidRPr="698E0E38">
        <w:rPr>
          <w:rFonts w:ascii="Arial" w:eastAsia="Arial" w:hAnsi="Arial" w:cs="Arial"/>
        </w:rPr>
        <w:t>0</w:t>
      </w:r>
      <w:r w:rsidRPr="698E0E38">
        <w:rPr>
          <w:rFonts w:ascii="Arial" w:eastAsia="Arial" w:hAnsi="Arial" w:cs="Arial"/>
        </w:rPr>
        <w:t xml:space="preserve">, we can </w:t>
      </w:r>
      <w:r w:rsidR="671B6F5A" w:rsidRPr="698E0E38">
        <w:rPr>
          <w:rFonts w:ascii="Arial" w:eastAsia="Arial" w:hAnsi="Arial" w:cs="Arial"/>
        </w:rPr>
        <w:t>observe</w:t>
      </w:r>
      <w:r w:rsidRPr="698E0E38">
        <w:rPr>
          <w:rFonts w:ascii="Arial" w:eastAsia="Arial" w:hAnsi="Arial" w:cs="Arial"/>
        </w:rPr>
        <w:t xml:space="preserve"> that only 38% of the total of customers on this cluster has dependents.</w:t>
      </w:r>
    </w:p>
    <w:p w14:paraId="326EDA93" w14:textId="043BBCDB" w:rsidR="7811CE84" w:rsidRDefault="73EB1113" w:rsidP="34F69246">
      <w:pPr>
        <w:pStyle w:val="ListParagraph"/>
        <w:numPr>
          <w:ilvl w:val="0"/>
          <w:numId w:val="22"/>
        </w:numPr>
        <w:spacing w:line="360" w:lineRule="auto"/>
        <w:jc w:val="both"/>
        <w:rPr>
          <w:rFonts w:ascii="Arial" w:eastAsia="Arial" w:hAnsi="Arial" w:cs="Arial"/>
        </w:rPr>
      </w:pPr>
      <w:r w:rsidRPr="698E0E38">
        <w:rPr>
          <w:rFonts w:ascii="Arial" w:eastAsia="Arial" w:hAnsi="Arial" w:cs="Arial"/>
        </w:rPr>
        <w:t>Cluster</w:t>
      </w:r>
      <w:r w:rsidR="2F558E86" w:rsidRPr="698E0E38">
        <w:rPr>
          <w:rFonts w:ascii="Arial" w:eastAsia="Arial" w:hAnsi="Arial" w:cs="Arial"/>
        </w:rPr>
        <w:t xml:space="preserve"> 0</w:t>
      </w:r>
      <w:r w:rsidRPr="698E0E38">
        <w:rPr>
          <w:rFonts w:ascii="Arial" w:eastAsia="Arial" w:hAnsi="Arial" w:cs="Arial"/>
        </w:rPr>
        <w:t xml:space="preserve"> has the bigge</w:t>
      </w:r>
      <w:r w:rsidR="3F59F4C6" w:rsidRPr="698E0E38">
        <w:rPr>
          <w:rFonts w:ascii="Arial" w:eastAsia="Arial" w:hAnsi="Arial" w:cs="Arial"/>
        </w:rPr>
        <w:t>st</w:t>
      </w:r>
      <w:r w:rsidRPr="698E0E38">
        <w:rPr>
          <w:rFonts w:ascii="Arial" w:eastAsia="Arial" w:hAnsi="Arial" w:cs="Arial"/>
        </w:rPr>
        <w:t xml:space="preserve"> concentration of high-level education customers. In Cluster 0</w:t>
      </w:r>
      <w:r w:rsidR="2377045C" w:rsidRPr="698E0E38">
        <w:rPr>
          <w:rFonts w:ascii="Arial" w:eastAsia="Arial" w:hAnsi="Arial" w:cs="Arial"/>
        </w:rPr>
        <w:t>2</w:t>
      </w:r>
      <w:r w:rsidRPr="698E0E38">
        <w:rPr>
          <w:rFonts w:ascii="Arial" w:eastAsia="Arial" w:hAnsi="Arial" w:cs="Arial"/>
        </w:rPr>
        <w:t>, 28% of customers have a master or PhD. Despite that, 53% of the customers have high school or less in Cluster 0</w:t>
      </w:r>
      <w:r w:rsidR="12C1099F" w:rsidRPr="698E0E38">
        <w:rPr>
          <w:rFonts w:ascii="Arial" w:eastAsia="Arial" w:hAnsi="Arial" w:cs="Arial"/>
        </w:rPr>
        <w:t>2.</w:t>
      </w:r>
    </w:p>
    <w:p w14:paraId="1A040122" w14:textId="211C4F5E" w:rsidR="47056BEF" w:rsidRDefault="47056BEF" w:rsidP="47056BEF">
      <w:pPr>
        <w:spacing w:line="360" w:lineRule="auto"/>
        <w:jc w:val="both"/>
        <w:rPr>
          <w:rFonts w:ascii="Arial" w:eastAsia="Arial" w:hAnsi="Arial" w:cs="Arial"/>
        </w:rPr>
      </w:pPr>
    </w:p>
    <w:p w14:paraId="43E869D1" w14:textId="695CECE3" w:rsidR="7792ABA9" w:rsidRDefault="7792ABA9" w:rsidP="698E0E38">
      <w:pPr>
        <w:pStyle w:val="Heading2"/>
        <w:spacing w:line="360" w:lineRule="auto"/>
        <w:jc w:val="both"/>
      </w:pPr>
      <w:bookmarkStart w:id="24" w:name="_Toc2009923497"/>
      <w:r w:rsidRPr="698E0E38">
        <w:t>4.3.2. Cluster 1 and its children (10,11,12)</w:t>
      </w:r>
      <w:bookmarkEnd w:id="24"/>
    </w:p>
    <w:p w14:paraId="0CDD2F61" w14:textId="68B9879B" w:rsidR="56A8D1FA" w:rsidRDefault="56A8D1FA" w:rsidP="277D36B5">
      <w:pPr>
        <w:spacing w:line="360" w:lineRule="auto"/>
        <w:jc w:val="both"/>
        <w:rPr>
          <w:rFonts w:ascii="Arial" w:eastAsia="Arial" w:hAnsi="Arial" w:cs="Arial"/>
        </w:rPr>
      </w:pPr>
    </w:p>
    <w:p w14:paraId="2C05B469" w14:textId="34A86268" w:rsidR="30782B29" w:rsidRDefault="390180AB" w:rsidP="30782B29">
      <w:pPr>
        <w:pStyle w:val="ListParagraph"/>
        <w:numPr>
          <w:ilvl w:val="0"/>
          <w:numId w:val="22"/>
        </w:numPr>
        <w:spacing w:line="360" w:lineRule="auto"/>
        <w:jc w:val="both"/>
        <w:rPr>
          <w:rFonts w:ascii="Arial" w:eastAsia="Arial" w:hAnsi="Arial" w:cs="Arial"/>
        </w:rPr>
      </w:pPr>
      <w:r w:rsidRPr="698E0E38">
        <w:rPr>
          <w:rFonts w:ascii="Arial" w:eastAsia="Arial" w:hAnsi="Arial" w:cs="Arial"/>
        </w:rPr>
        <w:t>Cluster 1 was named App Explorers.</w:t>
      </w:r>
    </w:p>
    <w:p w14:paraId="29E699A1" w14:textId="239E7D34" w:rsidR="70D6B82A" w:rsidRDefault="70D6B82A" w:rsidP="4D3F9095">
      <w:pPr>
        <w:pStyle w:val="ListParagraph"/>
        <w:numPr>
          <w:ilvl w:val="0"/>
          <w:numId w:val="22"/>
        </w:numPr>
        <w:spacing w:line="360" w:lineRule="auto"/>
        <w:jc w:val="both"/>
        <w:rPr>
          <w:rFonts w:ascii="Arial" w:eastAsia="Arial" w:hAnsi="Arial" w:cs="Arial"/>
        </w:rPr>
      </w:pPr>
      <w:r w:rsidRPr="698E0E38">
        <w:rPr>
          <w:rFonts w:ascii="Arial" w:eastAsia="Arial" w:hAnsi="Arial" w:cs="Arial"/>
        </w:rPr>
        <w:t xml:space="preserve">For Cluster </w:t>
      </w:r>
      <w:r w:rsidR="4C067CF4" w:rsidRPr="698E0E38">
        <w:rPr>
          <w:rFonts w:ascii="Arial" w:eastAsia="Arial" w:hAnsi="Arial" w:cs="Arial"/>
        </w:rPr>
        <w:t>1, the average age is 38 years old</w:t>
      </w:r>
      <w:r w:rsidR="63984DC7" w:rsidRPr="698E0E38">
        <w:rPr>
          <w:rFonts w:ascii="Arial" w:eastAsia="Arial" w:hAnsi="Arial" w:cs="Arial"/>
        </w:rPr>
        <w:t xml:space="preserve"> (</w:t>
      </w:r>
      <w:r w:rsidR="3E4E3F14" w:rsidRPr="698E0E38">
        <w:rPr>
          <w:rFonts w:ascii="Arial" w:eastAsia="Arial" w:hAnsi="Arial" w:cs="Arial"/>
        </w:rPr>
        <w:t>“</w:t>
      </w:r>
      <w:r w:rsidR="63F94096" w:rsidRPr="698E0E38">
        <w:rPr>
          <w:rFonts w:ascii="Arial" w:eastAsia="Arial" w:hAnsi="Arial" w:cs="Arial"/>
        </w:rPr>
        <w:t>Mid</w:t>
      </w:r>
      <w:r w:rsidR="3E4E3F14" w:rsidRPr="698E0E38">
        <w:rPr>
          <w:rFonts w:ascii="Arial" w:eastAsia="Arial" w:hAnsi="Arial" w:cs="Arial"/>
        </w:rPr>
        <w:t xml:space="preserve"> Millennials”</w:t>
      </w:r>
      <w:r w:rsidR="63984DC7" w:rsidRPr="698E0E38">
        <w:rPr>
          <w:rFonts w:ascii="Arial" w:eastAsia="Arial" w:hAnsi="Arial" w:cs="Arial"/>
        </w:rPr>
        <w:t>)</w:t>
      </w:r>
      <w:r w:rsidR="7F40B229" w:rsidRPr="698E0E38">
        <w:rPr>
          <w:rFonts w:ascii="Arial" w:eastAsia="Arial" w:hAnsi="Arial" w:cs="Arial"/>
        </w:rPr>
        <w:t>.</w:t>
      </w:r>
    </w:p>
    <w:p w14:paraId="6558EDFB" w14:textId="377D69C3" w:rsidR="77A6DC8D" w:rsidRDefault="40EEA6FE" w:rsidP="77A6DC8D">
      <w:pPr>
        <w:pStyle w:val="ListParagraph"/>
        <w:numPr>
          <w:ilvl w:val="0"/>
          <w:numId w:val="22"/>
        </w:numPr>
        <w:spacing w:line="360" w:lineRule="auto"/>
        <w:jc w:val="both"/>
        <w:rPr>
          <w:rFonts w:ascii="Arial" w:eastAsia="Arial" w:hAnsi="Arial" w:cs="Arial"/>
        </w:rPr>
      </w:pPr>
      <w:r w:rsidRPr="698E0E38">
        <w:rPr>
          <w:rFonts w:ascii="Arial" w:eastAsia="Arial" w:hAnsi="Arial" w:cs="Arial"/>
        </w:rPr>
        <w:t>App Explorers are relatively balanced between females and males (preva</w:t>
      </w:r>
      <w:r w:rsidR="0FEBEA07" w:rsidRPr="698E0E38">
        <w:rPr>
          <w:rFonts w:ascii="Arial" w:eastAsia="Arial" w:hAnsi="Arial" w:cs="Arial"/>
        </w:rPr>
        <w:t>lence of males</w:t>
      </w:r>
      <w:r w:rsidRPr="698E0E38">
        <w:rPr>
          <w:rFonts w:ascii="Arial" w:eastAsia="Arial" w:hAnsi="Arial" w:cs="Arial"/>
        </w:rPr>
        <w:t>)</w:t>
      </w:r>
      <w:r w:rsidR="2A57576C" w:rsidRPr="698E0E38">
        <w:rPr>
          <w:rFonts w:ascii="Arial" w:eastAsia="Arial" w:hAnsi="Arial" w:cs="Arial"/>
        </w:rPr>
        <w:t>.</w:t>
      </w:r>
    </w:p>
    <w:p w14:paraId="6AAD05FE" w14:textId="4CE01919" w:rsidR="1F07B843" w:rsidRDefault="1F07B843" w:rsidP="1F07B843">
      <w:pPr>
        <w:spacing w:line="360" w:lineRule="auto"/>
        <w:jc w:val="both"/>
        <w:rPr>
          <w:rFonts w:ascii="Arial" w:eastAsia="Arial" w:hAnsi="Arial" w:cs="Arial"/>
        </w:rPr>
      </w:pPr>
    </w:p>
    <w:p w14:paraId="4589150A" w14:textId="59A89788" w:rsidR="6E8BCF50" w:rsidRDefault="53864021" w:rsidP="698E0E38">
      <w:pPr>
        <w:pStyle w:val="Heading2"/>
        <w:spacing w:line="360" w:lineRule="auto"/>
        <w:jc w:val="both"/>
      </w:pPr>
      <w:bookmarkStart w:id="25" w:name="_Toc1904855484"/>
      <w:r w:rsidRPr="698E0E38">
        <w:t>4.3.3. Cluster 2 and its children (20,21,22)</w:t>
      </w:r>
      <w:bookmarkEnd w:id="25"/>
    </w:p>
    <w:p w14:paraId="54E8BA58" w14:textId="2505ED7B" w:rsidR="4D3F9095" w:rsidRDefault="4D3F9095" w:rsidP="1367DA03">
      <w:pPr>
        <w:spacing w:line="360" w:lineRule="auto"/>
        <w:jc w:val="both"/>
        <w:rPr>
          <w:rFonts w:ascii="Arial" w:eastAsia="Arial" w:hAnsi="Arial" w:cs="Arial"/>
        </w:rPr>
      </w:pPr>
    </w:p>
    <w:p w14:paraId="0EDD1B18" w14:textId="7F2E8ABF" w:rsidR="5DF20B60" w:rsidRDefault="5DF20B60" w:rsidP="07EDBFE8">
      <w:pPr>
        <w:pStyle w:val="ListParagraph"/>
        <w:numPr>
          <w:ilvl w:val="0"/>
          <w:numId w:val="22"/>
        </w:numPr>
        <w:spacing w:line="360" w:lineRule="auto"/>
        <w:jc w:val="both"/>
        <w:rPr>
          <w:rFonts w:ascii="Arial" w:eastAsia="Arial" w:hAnsi="Arial" w:cs="Arial"/>
        </w:rPr>
      </w:pPr>
      <w:r w:rsidRPr="698E0E38">
        <w:rPr>
          <w:rFonts w:ascii="Arial" w:eastAsia="Arial" w:hAnsi="Arial" w:cs="Arial"/>
        </w:rPr>
        <w:t xml:space="preserve">We named Cluster </w:t>
      </w:r>
      <w:r w:rsidR="386530DA" w:rsidRPr="698E0E38">
        <w:rPr>
          <w:rFonts w:ascii="Arial" w:eastAsia="Arial" w:hAnsi="Arial" w:cs="Arial"/>
        </w:rPr>
        <w:t>2</w:t>
      </w:r>
      <w:r w:rsidRPr="698E0E38">
        <w:rPr>
          <w:rFonts w:ascii="Arial" w:eastAsia="Arial" w:hAnsi="Arial" w:cs="Arial"/>
        </w:rPr>
        <w:t xml:space="preserve"> as Ad Clickers.</w:t>
      </w:r>
    </w:p>
    <w:p w14:paraId="0F411CD0" w14:textId="60543BE3" w:rsidR="5DF20B60" w:rsidRDefault="5DF20B60" w:rsidP="07EDBFE8">
      <w:pPr>
        <w:pStyle w:val="ListParagraph"/>
        <w:numPr>
          <w:ilvl w:val="0"/>
          <w:numId w:val="22"/>
        </w:numPr>
        <w:spacing w:line="360" w:lineRule="auto"/>
        <w:jc w:val="both"/>
        <w:rPr>
          <w:rFonts w:ascii="Arial" w:eastAsia="Arial" w:hAnsi="Arial" w:cs="Arial"/>
        </w:rPr>
      </w:pPr>
      <w:r w:rsidRPr="698E0E38">
        <w:rPr>
          <w:rFonts w:ascii="Arial" w:eastAsia="Arial" w:hAnsi="Arial" w:cs="Arial"/>
        </w:rPr>
        <w:t xml:space="preserve">In Cluster </w:t>
      </w:r>
      <w:r w:rsidR="2A6D5470" w:rsidRPr="698E0E38">
        <w:rPr>
          <w:rFonts w:ascii="Arial" w:eastAsia="Arial" w:hAnsi="Arial" w:cs="Arial"/>
        </w:rPr>
        <w:t>2</w:t>
      </w:r>
      <w:r w:rsidRPr="698E0E38">
        <w:rPr>
          <w:rFonts w:ascii="Arial" w:eastAsia="Arial" w:hAnsi="Arial" w:cs="Arial"/>
        </w:rPr>
        <w:t xml:space="preserve"> we observe a predominant trend (applicable to all variants): most of the customers are male. We can assume that the persona that represents Ad Clickers is a male character.</w:t>
      </w:r>
    </w:p>
    <w:p w14:paraId="5C31494B" w14:textId="50D89B50" w:rsidR="07EDBFE8" w:rsidRDefault="5DF20B60" w:rsidP="6E14F72C">
      <w:pPr>
        <w:pStyle w:val="ListParagraph"/>
        <w:numPr>
          <w:ilvl w:val="0"/>
          <w:numId w:val="22"/>
        </w:numPr>
        <w:spacing w:line="360" w:lineRule="auto"/>
        <w:jc w:val="both"/>
        <w:rPr>
          <w:rFonts w:ascii="Arial" w:eastAsia="Arial" w:hAnsi="Arial" w:cs="Arial"/>
        </w:rPr>
      </w:pPr>
      <w:r w:rsidRPr="698E0E38">
        <w:rPr>
          <w:rFonts w:ascii="Arial" w:eastAsia="Arial" w:hAnsi="Arial" w:cs="Arial"/>
        </w:rPr>
        <w:t>The average age in Cluster 0 is 42 years old (“Late Millennials”).</w:t>
      </w:r>
    </w:p>
    <w:p w14:paraId="3B53DF83" w14:textId="672B3696" w:rsidR="3112A7AF" w:rsidRDefault="3112A7AF" w:rsidP="1367DA03">
      <w:pPr>
        <w:spacing w:line="360" w:lineRule="auto"/>
        <w:jc w:val="both"/>
        <w:rPr>
          <w:rFonts w:ascii="Arial" w:eastAsia="Arial" w:hAnsi="Arial" w:cs="Arial"/>
        </w:rPr>
      </w:pPr>
    </w:p>
    <w:p w14:paraId="463F29E8" w14:textId="46D06893" w:rsidR="00C32C3A" w:rsidRDefault="00C32C3A" w:rsidP="1367DA03">
      <w:pPr>
        <w:spacing w:line="360" w:lineRule="auto"/>
        <w:jc w:val="both"/>
        <w:rPr>
          <w:rFonts w:ascii="Arial" w:eastAsia="Arial" w:hAnsi="Arial" w:cs="Arial"/>
        </w:rPr>
      </w:pPr>
      <w:r w:rsidRPr="698E0E38">
        <w:rPr>
          <w:rFonts w:ascii="Arial" w:eastAsia="Arial" w:hAnsi="Arial" w:cs="Arial"/>
        </w:rPr>
        <w:br w:type="page"/>
      </w:r>
    </w:p>
    <w:p w14:paraId="4EBC748D" w14:textId="46D06893" w:rsidR="00A00875" w:rsidRPr="006A2C03" w:rsidRDefault="00A00875" w:rsidP="1367DA03">
      <w:pPr>
        <w:pStyle w:val="Heading1"/>
        <w:numPr>
          <w:ilvl w:val="0"/>
          <w:numId w:val="19"/>
        </w:numPr>
        <w:spacing w:line="360" w:lineRule="auto"/>
        <w:jc w:val="both"/>
        <w:rPr>
          <w:rFonts w:ascii="Arial" w:eastAsia="Arial" w:hAnsi="Arial" w:cs="Arial"/>
          <w:b/>
          <w:bCs/>
          <w:sz w:val="24"/>
          <w:szCs w:val="24"/>
        </w:rPr>
      </w:pPr>
      <w:bookmarkStart w:id="26" w:name="_Toc1463957425"/>
      <w:r w:rsidRPr="698E0E38">
        <w:rPr>
          <w:rFonts w:ascii="Arial" w:eastAsia="Arial" w:hAnsi="Arial" w:cs="Arial"/>
          <w:b/>
          <w:bCs/>
          <w:sz w:val="24"/>
          <w:szCs w:val="24"/>
        </w:rPr>
        <w:t>Action Plan</w:t>
      </w:r>
      <w:bookmarkEnd w:id="26"/>
    </w:p>
    <w:p w14:paraId="136DBBE0" w14:textId="5A9ACC19" w:rsidR="765BEF1D" w:rsidRDefault="23A49BFF" w:rsidP="31480F7D">
      <w:pPr>
        <w:spacing w:line="360" w:lineRule="auto"/>
        <w:ind w:firstLine="708"/>
        <w:jc w:val="both"/>
        <w:rPr>
          <w:rFonts w:ascii="Arial" w:eastAsia="Arial" w:hAnsi="Arial" w:cs="Arial"/>
        </w:rPr>
      </w:pPr>
      <w:r w:rsidRPr="698E0E38">
        <w:rPr>
          <w:rFonts w:ascii="Arial" w:eastAsia="Arial" w:hAnsi="Arial" w:cs="Arial"/>
        </w:rPr>
        <w:t>3, 2, 1... Action!</w:t>
      </w:r>
    </w:p>
    <w:p w14:paraId="10BF9877" w14:textId="0546DC92" w:rsidR="00C32C3A" w:rsidRPr="008150E9" w:rsidRDefault="23A49BFF" w:rsidP="31480F7D">
      <w:pPr>
        <w:spacing w:line="360" w:lineRule="auto"/>
        <w:ind w:firstLine="708"/>
        <w:jc w:val="both"/>
        <w:rPr>
          <w:rFonts w:ascii="Arial" w:eastAsia="Arial" w:hAnsi="Arial" w:cs="Arial"/>
        </w:rPr>
      </w:pPr>
      <w:r w:rsidRPr="698E0E38">
        <w:rPr>
          <w:rFonts w:ascii="Arial" w:eastAsia="Arial" w:hAnsi="Arial" w:cs="Arial"/>
        </w:rPr>
        <w:t>Now that we have decided on the clusters and studied their characteristics</w:t>
      </w:r>
      <w:r w:rsidR="6BED71FD" w:rsidRPr="698E0E38">
        <w:rPr>
          <w:rFonts w:ascii="Arial" w:eastAsia="Arial" w:hAnsi="Arial" w:cs="Arial"/>
        </w:rPr>
        <w:t xml:space="preserve"> (together with demographic data)</w:t>
      </w:r>
      <w:r w:rsidRPr="698E0E38">
        <w:rPr>
          <w:rFonts w:ascii="Arial" w:eastAsia="Arial" w:hAnsi="Arial" w:cs="Arial"/>
        </w:rPr>
        <w:t xml:space="preserve">, we present a suggestion </w:t>
      </w:r>
      <w:r w:rsidR="63C72526" w:rsidRPr="698E0E38">
        <w:rPr>
          <w:rFonts w:ascii="Arial" w:eastAsia="Arial" w:hAnsi="Arial" w:cs="Arial"/>
        </w:rPr>
        <w:t xml:space="preserve">of actions to effectively target each one of </w:t>
      </w:r>
      <w:r w:rsidR="75CCA828" w:rsidRPr="698E0E38">
        <w:rPr>
          <w:rFonts w:ascii="Arial" w:eastAsia="Arial" w:hAnsi="Arial" w:cs="Arial"/>
        </w:rPr>
        <w:t>our nine</w:t>
      </w:r>
      <w:r w:rsidR="63C72526" w:rsidRPr="698E0E38">
        <w:rPr>
          <w:rFonts w:ascii="Arial" w:eastAsia="Arial" w:hAnsi="Arial" w:cs="Arial"/>
        </w:rPr>
        <w:t xml:space="preserve"> clusters.</w:t>
      </w:r>
    </w:p>
    <w:p w14:paraId="0FFACD21" w14:textId="2A7097C7" w:rsidR="00C32C3A" w:rsidRPr="008150E9" w:rsidRDefault="00C32C3A" w:rsidP="31480F7D">
      <w:pPr>
        <w:spacing w:line="360" w:lineRule="auto"/>
        <w:ind w:firstLine="708"/>
        <w:jc w:val="both"/>
        <w:rPr>
          <w:rFonts w:ascii="Arial" w:eastAsia="Arial" w:hAnsi="Arial" w:cs="Arial"/>
        </w:rPr>
      </w:pPr>
    </w:p>
    <w:p w14:paraId="4F28BA02" w14:textId="0C83B9D4" w:rsidR="00C32C3A" w:rsidRPr="008150E9" w:rsidRDefault="703D2C10" w:rsidP="698E0E38">
      <w:pPr>
        <w:pStyle w:val="Heading2"/>
        <w:spacing w:line="360" w:lineRule="auto"/>
        <w:jc w:val="both"/>
      </w:pPr>
      <w:bookmarkStart w:id="27" w:name="_Toc1009844648"/>
      <w:r w:rsidRPr="698E0E38">
        <w:t>5.</w:t>
      </w:r>
      <w:r w:rsidR="23A49BFF" w:rsidRPr="698E0E38">
        <w:t>1. Low</w:t>
      </w:r>
      <w:r w:rsidR="7A47A5BC" w:rsidRPr="698E0E38">
        <w:t xml:space="preserve"> S</w:t>
      </w:r>
      <w:r w:rsidR="23A49BFF" w:rsidRPr="698E0E38">
        <w:t xml:space="preserve">penders </w:t>
      </w:r>
      <w:r w:rsidR="04BC8FE5" w:rsidRPr="698E0E38">
        <w:t>Social Butterflies</w:t>
      </w:r>
      <w:bookmarkEnd w:id="27"/>
    </w:p>
    <w:p w14:paraId="55040131" w14:textId="4BF110E2" w:rsidR="00C32C3A" w:rsidRPr="008150E9" w:rsidRDefault="04BC8FE5" w:rsidP="31480F7D">
      <w:pPr>
        <w:pStyle w:val="ListParagraph"/>
        <w:numPr>
          <w:ilvl w:val="0"/>
          <w:numId w:val="25"/>
        </w:numPr>
        <w:spacing w:line="360" w:lineRule="auto"/>
        <w:jc w:val="both"/>
        <w:rPr>
          <w:rFonts w:ascii="Arial" w:eastAsia="Arial" w:hAnsi="Arial" w:cs="Arial"/>
        </w:rPr>
      </w:pPr>
      <w:r w:rsidRPr="698E0E38">
        <w:rPr>
          <w:rFonts w:ascii="Arial" w:eastAsia="Arial" w:hAnsi="Arial" w:cs="Arial"/>
        </w:rPr>
        <w:t xml:space="preserve">These are </w:t>
      </w:r>
      <w:r w:rsidR="5590FD39" w:rsidRPr="698E0E38">
        <w:rPr>
          <w:rFonts w:ascii="Arial" w:eastAsia="Arial" w:hAnsi="Arial" w:cs="Arial"/>
        </w:rPr>
        <w:t xml:space="preserve">female </w:t>
      </w:r>
      <w:r w:rsidRPr="698E0E38">
        <w:rPr>
          <w:rFonts w:ascii="Arial" w:eastAsia="Arial" w:hAnsi="Arial" w:cs="Arial"/>
        </w:rPr>
        <w:t>customers who better</w:t>
      </w:r>
      <w:r w:rsidR="23A49BFF" w:rsidRPr="698E0E38">
        <w:rPr>
          <w:rFonts w:ascii="Arial" w:eastAsia="Arial" w:hAnsi="Arial" w:cs="Arial"/>
        </w:rPr>
        <w:t xml:space="preserve"> engag</w:t>
      </w:r>
      <w:r w:rsidR="42A74AB7" w:rsidRPr="698E0E38">
        <w:rPr>
          <w:rFonts w:ascii="Arial" w:eastAsia="Arial" w:hAnsi="Arial" w:cs="Arial"/>
        </w:rPr>
        <w:t xml:space="preserve">e with organic </w:t>
      </w:r>
      <w:r w:rsidR="23A49BFF" w:rsidRPr="698E0E38">
        <w:rPr>
          <w:rFonts w:ascii="Arial" w:eastAsia="Arial" w:hAnsi="Arial" w:cs="Arial"/>
        </w:rPr>
        <w:t>content tailored to social media</w:t>
      </w:r>
      <w:r w:rsidR="036CB189" w:rsidRPr="698E0E38">
        <w:rPr>
          <w:rFonts w:ascii="Arial" w:eastAsia="Arial" w:hAnsi="Arial" w:cs="Arial"/>
        </w:rPr>
        <w:t>.</w:t>
      </w:r>
      <w:r w:rsidR="23A49BFF" w:rsidRPr="698E0E38">
        <w:rPr>
          <w:rFonts w:ascii="Arial" w:eastAsia="Arial" w:hAnsi="Arial" w:cs="Arial"/>
        </w:rPr>
        <w:t xml:space="preserve"> </w:t>
      </w:r>
      <w:r w:rsidR="036CB189" w:rsidRPr="698E0E38">
        <w:rPr>
          <w:rFonts w:ascii="Arial" w:eastAsia="Arial" w:hAnsi="Arial" w:cs="Arial"/>
        </w:rPr>
        <w:t xml:space="preserve">We suggest the marketing department to work on their strategy to interact with </w:t>
      </w:r>
      <w:r w:rsidR="446C39D2" w:rsidRPr="698E0E38">
        <w:rPr>
          <w:rFonts w:ascii="Arial" w:eastAsia="Arial" w:hAnsi="Arial" w:cs="Arial"/>
        </w:rPr>
        <w:t xml:space="preserve">these </w:t>
      </w:r>
      <w:r w:rsidR="708E8DA9" w:rsidRPr="698E0E38">
        <w:rPr>
          <w:rFonts w:ascii="Arial" w:eastAsia="Arial" w:hAnsi="Arial" w:cs="Arial"/>
        </w:rPr>
        <w:t xml:space="preserve">female </w:t>
      </w:r>
      <w:r w:rsidR="061E535B" w:rsidRPr="698E0E38">
        <w:rPr>
          <w:rFonts w:ascii="Arial" w:eastAsia="Arial" w:hAnsi="Arial" w:cs="Arial"/>
        </w:rPr>
        <w:t>customers on</w:t>
      </w:r>
      <w:r w:rsidR="036CB189" w:rsidRPr="698E0E38">
        <w:rPr>
          <w:rFonts w:ascii="Arial" w:eastAsia="Arial" w:hAnsi="Arial" w:cs="Arial"/>
        </w:rPr>
        <w:t xml:space="preserve"> </w:t>
      </w:r>
      <w:r w:rsidR="6267FE43" w:rsidRPr="698E0E38">
        <w:rPr>
          <w:rFonts w:ascii="Arial" w:eastAsia="Arial" w:hAnsi="Arial" w:cs="Arial"/>
        </w:rPr>
        <w:t>social media</w:t>
      </w:r>
      <w:r w:rsidR="23A49BFF" w:rsidRPr="698E0E38">
        <w:rPr>
          <w:rFonts w:ascii="Arial" w:eastAsia="Arial" w:hAnsi="Arial" w:cs="Arial"/>
        </w:rPr>
        <w:t xml:space="preserve"> platforms</w:t>
      </w:r>
      <w:r w:rsidR="4F79DF1A" w:rsidRPr="698E0E38">
        <w:rPr>
          <w:rFonts w:ascii="Arial" w:eastAsia="Arial" w:hAnsi="Arial" w:cs="Arial"/>
        </w:rPr>
        <w:t>,</w:t>
      </w:r>
      <w:r w:rsidR="23A49BFF" w:rsidRPr="698E0E38">
        <w:rPr>
          <w:rFonts w:ascii="Arial" w:eastAsia="Arial" w:hAnsi="Arial" w:cs="Arial"/>
        </w:rPr>
        <w:t xml:space="preserve"> to </w:t>
      </w:r>
      <w:r w:rsidR="2A13F349" w:rsidRPr="698E0E38">
        <w:rPr>
          <w:rFonts w:ascii="Arial" w:eastAsia="Arial" w:hAnsi="Arial" w:cs="Arial"/>
        </w:rPr>
        <w:t xml:space="preserve">potentially </w:t>
      </w:r>
      <w:r w:rsidR="23A49BFF" w:rsidRPr="698E0E38">
        <w:rPr>
          <w:rFonts w:ascii="Arial" w:eastAsia="Arial" w:hAnsi="Arial" w:cs="Arial"/>
        </w:rPr>
        <w:t>increase</w:t>
      </w:r>
      <w:r w:rsidR="1AA86BEB" w:rsidRPr="698E0E38">
        <w:rPr>
          <w:rFonts w:ascii="Arial" w:eastAsia="Arial" w:hAnsi="Arial" w:cs="Arial"/>
        </w:rPr>
        <w:t xml:space="preserve"> sales (since these are low spenders).</w:t>
      </w:r>
    </w:p>
    <w:p w14:paraId="56CE377B" w14:textId="4829CF06" w:rsidR="00C32C3A" w:rsidRPr="008150E9" w:rsidRDefault="1AA86BEB" w:rsidP="31480F7D">
      <w:pPr>
        <w:pStyle w:val="ListParagraph"/>
        <w:numPr>
          <w:ilvl w:val="0"/>
          <w:numId w:val="25"/>
        </w:numPr>
        <w:spacing w:line="360" w:lineRule="auto"/>
        <w:jc w:val="both"/>
        <w:rPr>
          <w:rFonts w:ascii="Arial" w:eastAsia="Arial" w:hAnsi="Arial" w:cs="Arial"/>
        </w:rPr>
      </w:pPr>
      <w:r w:rsidRPr="698E0E38">
        <w:rPr>
          <w:rFonts w:ascii="Arial" w:eastAsia="Arial" w:hAnsi="Arial" w:cs="Arial"/>
        </w:rPr>
        <w:t>We also suggest o</w:t>
      </w:r>
      <w:r w:rsidR="23A49BFF" w:rsidRPr="698E0E38">
        <w:rPr>
          <w:rFonts w:ascii="Arial" w:eastAsia="Arial" w:hAnsi="Arial" w:cs="Arial"/>
        </w:rPr>
        <w:t>ffer</w:t>
      </w:r>
      <w:r w:rsidR="7E84CE87" w:rsidRPr="698E0E38">
        <w:rPr>
          <w:rFonts w:ascii="Arial" w:eastAsia="Arial" w:hAnsi="Arial" w:cs="Arial"/>
        </w:rPr>
        <w:t>ing</w:t>
      </w:r>
      <w:r w:rsidR="23A49BFF" w:rsidRPr="698E0E38">
        <w:rPr>
          <w:rFonts w:ascii="Arial" w:eastAsia="Arial" w:hAnsi="Arial" w:cs="Arial"/>
        </w:rPr>
        <w:t xml:space="preserve"> exclusive discounts for social media followers to </w:t>
      </w:r>
      <w:r w:rsidR="4E8E14AC" w:rsidRPr="698E0E38">
        <w:rPr>
          <w:rFonts w:ascii="Arial" w:eastAsia="Arial" w:hAnsi="Arial" w:cs="Arial"/>
        </w:rPr>
        <w:t xml:space="preserve">increase </w:t>
      </w:r>
      <w:r w:rsidR="23A49BFF" w:rsidRPr="698E0E38">
        <w:rPr>
          <w:rFonts w:ascii="Arial" w:eastAsia="Arial" w:hAnsi="Arial" w:cs="Arial"/>
        </w:rPr>
        <w:t>purchases</w:t>
      </w:r>
      <w:r w:rsidR="328657C9" w:rsidRPr="698E0E38">
        <w:rPr>
          <w:rFonts w:ascii="Arial" w:eastAsia="Arial" w:hAnsi="Arial" w:cs="Arial"/>
        </w:rPr>
        <w:t>.</w:t>
      </w:r>
    </w:p>
    <w:p w14:paraId="746F963E" w14:textId="44CA1325" w:rsidR="00C32C3A" w:rsidRPr="008150E9" w:rsidRDefault="00C32C3A" w:rsidP="31480F7D">
      <w:pPr>
        <w:spacing w:line="360" w:lineRule="auto"/>
        <w:jc w:val="both"/>
        <w:rPr>
          <w:rFonts w:ascii="Arial" w:eastAsia="Arial" w:hAnsi="Arial" w:cs="Arial"/>
        </w:rPr>
      </w:pPr>
    </w:p>
    <w:p w14:paraId="0BD90A50" w14:textId="648E5E54" w:rsidR="00C32C3A" w:rsidRPr="008150E9" w:rsidRDefault="328657C9" w:rsidP="698E0E38">
      <w:pPr>
        <w:pStyle w:val="Heading2"/>
        <w:spacing w:line="360" w:lineRule="auto"/>
        <w:jc w:val="both"/>
      </w:pPr>
      <w:bookmarkStart w:id="28" w:name="_Toc422424621"/>
      <w:r w:rsidRPr="698E0E38">
        <w:t>5.</w:t>
      </w:r>
      <w:r w:rsidR="23A49BFF" w:rsidRPr="698E0E38">
        <w:t>2. Low</w:t>
      </w:r>
      <w:r w:rsidR="522D49AF" w:rsidRPr="698E0E38">
        <w:t xml:space="preserve"> S</w:t>
      </w:r>
      <w:r w:rsidR="23A49BFF" w:rsidRPr="698E0E38">
        <w:t xml:space="preserve">penders </w:t>
      </w:r>
      <w:r w:rsidR="46A5FFDD" w:rsidRPr="698E0E38">
        <w:t>Ad Clickers</w:t>
      </w:r>
      <w:bookmarkEnd w:id="28"/>
    </w:p>
    <w:p w14:paraId="06931BC2" w14:textId="3421CA0E" w:rsidR="00C32C3A" w:rsidRPr="008150E9" w:rsidRDefault="3276B92B" w:rsidP="608CD31F">
      <w:pPr>
        <w:pStyle w:val="ListParagraph"/>
        <w:numPr>
          <w:ilvl w:val="0"/>
          <w:numId w:val="26"/>
        </w:numPr>
        <w:spacing w:line="360" w:lineRule="auto"/>
        <w:jc w:val="both"/>
        <w:rPr>
          <w:rFonts w:ascii="Arial" w:eastAsia="Arial" w:hAnsi="Arial" w:cs="Arial"/>
        </w:rPr>
      </w:pPr>
      <w:r w:rsidRPr="698E0E38">
        <w:rPr>
          <w:rFonts w:ascii="Arial" w:eastAsia="Arial" w:hAnsi="Arial" w:cs="Arial"/>
        </w:rPr>
        <w:t>Since these are low spenders, w</w:t>
      </w:r>
      <w:r w:rsidR="46A5FFDD" w:rsidRPr="698E0E38">
        <w:rPr>
          <w:rFonts w:ascii="Arial" w:eastAsia="Arial" w:hAnsi="Arial" w:cs="Arial"/>
        </w:rPr>
        <w:t>e can</w:t>
      </w:r>
      <w:r w:rsidR="7818F82A" w:rsidRPr="698E0E38">
        <w:rPr>
          <w:rFonts w:ascii="Arial" w:eastAsia="Arial" w:hAnsi="Arial" w:cs="Arial"/>
        </w:rPr>
        <w:t xml:space="preserve"> e</w:t>
      </w:r>
      <w:r w:rsidR="23A49BFF" w:rsidRPr="698E0E38">
        <w:rPr>
          <w:rFonts w:ascii="Arial" w:eastAsia="Arial" w:hAnsi="Arial" w:cs="Arial"/>
        </w:rPr>
        <w:t xml:space="preserve">xperiment different ad formats and placements to </w:t>
      </w:r>
      <w:r w:rsidR="5DC74C6B" w:rsidRPr="698E0E38">
        <w:rPr>
          <w:rFonts w:ascii="Arial" w:eastAsia="Arial" w:hAnsi="Arial" w:cs="Arial"/>
        </w:rPr>
        <w:t>know what works for our customers</w:t>
      </w:r>
      <w:r w:rsidR="37EE56DA" w:rsidRPr="698E0E38">
        <w:rPr>
          <w:rFonts w:ascii="Arial" w:eastAsia="Arial" w:hAnsi="Arial" w:cs="Arial"/>
        </w:rPr>
        <w:t>,</w:t>
      </w:r>
      <w:r w:rsidR="5DC74C6B" w:rsidRPr="698E0E38">
        <w:rPr>
          <w:rFonts w:ascii="Arial" w:eastAsia="Arial" w:hAnsi="Arial" w:cs="Arial"/>
        </w:rPr>
        <w:t xml:space="preserve"> and then use the successful pieces to target to more premium customers (such as </w:t>
      </w:r>
      <w:r w:rsidR="6256A40A" w:rsidRPr="698E0E38">
        <w:rPr>
          <w:rFonts w:ascii="Arial" w:eastAsia="Arial" w:hAnsi="Arial" w:cs="Arial"/>
        </w:rPr>
        <w:t>Sport Lovers Ad Clickers</w:t>
      </w:r>
      <w:r w:rsidR="5DC74C6B" w:rsidRPr="698E0E38">
        <w:rPr>
          <w:rFonts w:ascii="Arial" w:eastAsia="Arial" w:hAnsi="Arial" w:cs="Arial"/>
        </w:rPr>
        <w:t>).</w:t>
      </w:r>
    </w:p>
    <w:p w14:paraId="537EEE02" w14:textId="28D37A14" w:rsidR="00C32C3A" w:rsidRPr="008150E9" w:rsidRDefault="00C32C3A" w:rsidP="3979C5F0">
      <w:pPr>
        <w:spacing w:line="360" w:lineRule="auto"/>
        <w:jc w:val="both"/>
        <w:rPr>
          <w:rFonts w:ascii="Arial" w:eastAsia="Arial" w:hAnsi="Arial" w:cs="Arial"/>
        </w:rPr>
      </w:pPr>
    </w:p>
    <w:p w14:paraId="55EC70ED" w14:textId="5D8A7007" w:rsidR="00C32C3A" w:rsidRPr="008150E9" w:rsidRDefault="6FC9A126" w:rsidP="698E0E38">
      <w:pPr>
        <w:pStyle w:val="Heading2"/>
        <w:spacing w:line="360" w:lineRule="auto"/>
        <w:jc w:val="both"/>
      </w:pPr>
      <w:bookmarkStart w:id="29" w:name="_Toc1943587174"/>
      <w:r w:rsidRPr="698E0E38">
        <w:t>5.</w:t>
      </w:r>
      <w:r w:rsidR="23A49BFF" w:rsidRPr="698E0E38">
        <w:t>3. Low</w:t>
      </w:r>
      <w:r w:rsidR="4564823D" w:rsidRPr="698E0E38">
        <w:t xml:space="preserve"> S</w:t>
      </w:r>
      <w:r w:rsidR="23A49BFF" w:rsidRPr="698E0E38">
        <w:t xml:space="preserve">penders </w:t>
      </w:r>
      <w:r w:rsidR="7DF8E77B" w:rsidRPr="698E0E38">
        <w:t>A</w:t>
      </w:r>
      <w:r w:rsidR="23A49BFF" w:rsidRPr="698E0E38">
        <w:t>pp</w:t>
      </w:r>
      <w:r w:rsidR="338C0B7F" w:rsidRPr="698E0E38">
        <w:t xml:space="preserve"> Explorers</w:t>
      </w:r>
      <w:bookmarkEnd w:id="29"/>
    </w:p>
    <w:p w14:paraId="5068B929" w14:textId="641A49AE" w:rsidR="00C32C3A" w:rsidRPr="008150E9" w:rsidRDefault="603E6235" w:rsidP="69021EC0">
      <w:pPr>
        <w:pStyle w:val="ListParagraph"/>
        <w:numPr>
          <w:ilvl w:val="0"/>
          <w:numId w:val="28"/>
        </w:numPr>
        <w:spacing w:line="360" w:lineRule="auto"/>
        <w:jc w:val="both"/>
        <w:rPr>
          <w:rFonts w:ascii="Arial" w:eastAsia="Arial" w:hAnsi="Arial" w:cs="Arial"/>
        </w:rPr>
      </w:pPr>
      <w:r w:rsidRPr="698E0E38">
        <w:rPr>
          <w:rFonts w:ascii="Arial" w:eastAsia="Arial" w:hAnsi="Arial" w:cs="Arial"/>
        </w:rPr>
        <w:t>Here we can o</w:t>
      </w:r>
      <w:r w:rsidR="23A49BFF" w:rsidRPr="698E0E38">
        <w:rPr>
          <w:rFonts w:ascii="Arial" w:eastAsia="Arial" w:hAnsi="Arial" w:cs="Arial"/>
        </w:rPr>
        <w:t xml:space="preserve">ffer exclusive in-app promotions to </w:t>
      </w:r>
      <w:r w:rsidR="11C5514F" w:rsidRPr="698E0E38">
        <w:rPr>
          <w:rFonts w:ascii="Arial" w:eastAsia="Arial" w:hAnsi="Arial" w:cs="Arial"/>
        </w:rPr>
        <w:t xml:space="preserve">reward </w:t>
      </w:r>
      <w:r w:rsidR="23A49BFF" w:rsidRPr="698E0E38">
        <w:rPr>
          <w:rFonts w:ascii="Arial" w:eastAsia="Arial" w:hAnsi="Arial" w:cs="Arial"/>
        </w:rPr>
        <w:t>app usage</w:t>
      </w:r>
      <w:r w:rsidR="1827A9FF" w:rsidRPr="698E0E38">
        <w:rPr>
          <w:rFonts w:ascii="Arial" w:eastAsia="Arial" w:hAnsi="Arial" w:cs="Arial"/>
        </w:rPr>
        <w:t xml:space="preserve"> and try to boost purchases.</w:t>
      </w:r>
    </w:p>
    <w:p w14:paraId="4C5ABCD4" w14:textId="729379A4" w:rsidR="00C32C3A" w:rsidRPr="008150E9" w:rsidRDefault="32A742FA" w:rsidP="5D771093">
      <w:pPr>
        <w:pStyle w:val="ListParagraph"/>
        <w:numPr>
          <w:ilvl w:val="0"/>
          <w:numId w:val="28"/>
        </w:numPr>
        <w:spacing w:line="360" w:lineRule="auto"/>
        <w:jc w:val="both"/>
        <w:rPr>
          <w:rFonts w:ascii="Arial" w:eastAsia="Arial" w:hAnsi="Arial" w:cs="Arial"/>
        </w:rPr>
      </w:pPr>
      <w:r w:rsidRPr="698E0E38">
        <w:rPr>
          <w:rFonts w:ascii="Arial" w:eastAsia="Arial" w:hAnsi="Arial" w:cs="Arial"/>
        </w:rPr>
        <w:t xml:space="preserve">Take in consideration that these are </w:t>
      </w:r>
      <w:r w:rsidR="234DA418" w:rsidRPr="698E0E38">
        <w:rPr>
          <w:rFonts w:ascii="Arial" w:eastAsia="Arial" w:hAnsi="Arial" w:cs="Arial"/>
        </w:rPr>
        <w:t>m</w:t>
      </w:r>
      <w:r w:rsidRPr="698E0E38">
        <w:rPr>
          <w:rFonts w:ascii="Arial" w:eastAsia="Arial" w:hAnsi="Arial" w:cs="Arial"/>
        </w:rPr>
        <w:t xml:space="preserve">id </w:t>
      </w:r>
      <w:r w:rsidR="77642E93" w:rsidRPr="698E0E38">
        <w:rPr>
          <w:rFonts w:ascii="Arial" w:eastAsia="Arial" w:hAnsi="Arial" w:cs="Arial"/>
        </w:rPr>
        <w:t>M</w:t>
      </w:r>
      <w:r w:rsidRPr="698E0E38">
        <w:rPr>
          <w:rFonts w:ascii="Arial" w:eastAsia="Arial" w:hAnsi="Arial" w:cs="Arial"/>
        </w:rPr>
        <w:t>illennials</w:t>
      </w:r>
      <w:r w:rsidR="58EB7CD7" w:rsidRPr="698E0E38">
        <w:rPr>
          <w:rFonts w:ascii="Arial" w:eastAsia="Arial" w:hAnsi="Arial" w:cs="Arial"/>
        </w:rPr>
        <w:t>,</w:t>
      </w:r>
      <w:r w:rsidR="269FAEA3" w:rsidRPr="698E0E38">
        <w:rPr>
          <w:rFonts w:ascii="Arial" w:eastAsia="Arial" w:hAnsi="Arial" w:cs="Arial"/>
        </w:rPr>
        <w:t xml:space="preserve"> </w:t>
      </w:r>
      <w:r w:rsidR="58EB7CD7" w:rsidRPr="698E0E38">
        <w:rPr>
          <w:rFonts w:ascii="Arial" w:eastAsia="Arial" w:hAnsi="Arial" w:cs="Arial"/>
        </w:rPr>
        <w:t>so we can adapt</w:t>
      </w:r>
      <w:r w:rsidR="269FAEA3" w:rsidRPr="698E0E38">
        <w:rPr>
          <w:rFonts w:ascii="Arial" w:eastAsia="Arial" w:hAnsi="Arial" w:cs="Arial"/>
        </w:rPr>
        <w:t xml:space="preserve"> </w:t>
      </w:r>
      <w:r w:rsidR="58EB7CD7" w:rsidRPr="698E0E38">
        <w:rPr>
          <w:rFonts w:ascii="Arial" w:eastAsia="Arial" w:hAnsi="Arial" w:cs="Arial"/>
        </w:rPr>
        <w:t>the</w:t>
      </w:r>
      <w:r w:rsidR="269FAEA3" w:rsidRPr="698E0E38">
        <w:rPr>
          <w:rFonts w:ascii="Arial" w:eastAsia="Arial" w:hAnsi="Arial" w:cs="Arial"/>
        </w:rPr>
        <w:t xml:space="preserve"> language and imagery </w:t>
      </w:r>
      <w:r w:rsidR="0E895597" w:rsidRPr="698E0E38">
        <w:rPr>
          <w:rFonts w:ascii="Arial" w:eastAsia="Arial" w:hAnsi="Arial" w:cs="Arial"/>
        </w:rPr>
        <w:t>in order to</w:t>
      </w:r>
      <w:r w:rsidR="269FAEA3" w:rsidRPr="698E0E38">
        <w:rPr>
          <w:rFonts w:ascii="Arial" w:eastAsia="Arial" w:hAnsi="Arial" w:cs="Arial"/>
        </w:rPr>
        <w:t xml:space="preserve"> resonate</w:t>
      </w:r>
      <w:r w:rsidR="6F47870B" w:rsidRPr="698E0E38">
        <w:rPr>
          <w:rFonts w:ascii="Arial" w:eastAsia="Arial" w:hAnsi="Arial" w:cs="Arial"/>
        </w:rPr>
        <w:t xml:space="preserve"> better </w:t>
      </w:r>
      <w:r w:rsidR="269FAEA3" w:rsidRPr="698E0E38">
        <w:rPr>
          <w:rFonts w:ascii="Arial" w:eastAsia="Arial" w:hAnsi="Arial" w:cs="Arial"/>
        </w:rPr>
        <w:t>with their life stage, aspirations, and challenges.</w:t>
      </w:r>
    </w:p>
    <w:p w14:paraId="5D24721A" w14:textId="19D5E202" w:rsidR="00C32C3A" w:rsidRPr="008150E9" w:rsidRDefault="00C32C3A" w:rsidP="0532F57A">
      <w:pPr>
        <w:spacing w:line="360" w:lineRule="auto"/>
        <w:jc w:val="both"/>
        <w:rPr>
          <w:rFonts w:ascii="Arial" w:eastAsia="Arial" w:hAnsi="Arial" w:cs="Arial"/>
        </w:rPr>
      </w:pPr>
    </w:p>
    <w:p w14:paraId="45DFCC26" w14:textId="7BD7F23C" w:rsidR="00C32C3A" w:rsidRPr="008150E9" w:rsidRDefault="08CCB09C" w:rsidP="698E0E38">
      <w:pPr>
        <w:pStyle w:val="Heading2"/>
        <w:spacing w:line="360" w:lineRule="auto"/>
        <w:jc w:val="both"/>
      </w:pPr>
      <w:bookmarkStart w:id="30" w:name="_Toc1790980682"/>
      <w:r w:rsidRPr="698E0E38">
        <w:t>5.</w:t>
      </w:r>
      <w:r w:rsidR="23A49BFF" w:rsidRPr="698E0E38">
        <w:t xml:space="preserve">4. Team </w:t>
      </w:r>
      <w:r w:rsidR="28AA70B4" w:rsidRPr="698E0E38">
        <w:t>G</w:t>
      </w:r>
      <w:r w:rsidR="23A49BFF" w:rsidRPr="698E0E38">
        <w:t xml:space="preserve">amers </w:t>
      </w:r>
      <w:r w:rsidR="6A2B1151" w:rsidRPr="698E0E38">
        <w:t>Social Butterflies</w:t>
      </w:r>
      <w:bookmarkEnd w:id="30"/>
    </w:p>
    <w:p w14:paraId="028787D2" w14:textId="715D53AD" w:rsidR="00C32C3A" w:rsidRPr="008150E9" w:rsidRDefault="6A2B1151" w:rsidP="51F2F3CD">
      <w:pPr>
        <w:pStyle w:val="ListParagraph"/>
        <w:numPr>
          <w:ilvl w:val="0"/>
          <w:numId w:val="30"/>
        </w:numPr>
        <w:spacing w:line="360" w:lineRule="auto"/>
        <w:jc w:val="both"/>
        <w:rPr>
          <w:rFonts w:ascii="Arial" w:eastAsia="Arial" w:hAnsi="Arial" w:cs="Arial"/>
        </w:rPr>
      </w:pPr>
      <w:r w:rsidRPr="698E0E38">
        <w:rPr>
          <w:rFonts w:ascii="Arial" w:eastAsia="Arial" w:hAnsi="Arial" w:cs="Arial"/>
        </w:rPr>
        <w:t>We can consider s</w:t>
      </w:r>
      <w:r w:rsidR="23A49BFF" w:rsidRPr="698E0E38">
        <w:rPr>
          <w:rFonts w:ascii="Arial" w:eastAsia="Arial" w:hAnsi="Arial" w:cs="Arial"/>
        </w:rPr>
        <w:t>ponsor</w:t>
      </w:r>
      <w:r w:rsidR="683B4122" w:rsidRPr="698E0E38">
        <w:rPr>
          <w:rFonts w:ascii="Arial" w:eastAsia="Arial" w:hAnsi="Arial" w:cs="Arial"/>
        </w:rPr>
        <w:t>ing</w:t>
      </w:r>
      <w:r w:rsidR="505A696D" w:rsidRPr="698E0E38">
        <w:rPr>
          <w:rFonts w:ascii="Arial" w:eastAsia="Arial" w:hAnsi="Arial" w:cs="Arial"/>
        </w:rPr>
        <w:t xml:space="preserve"> </w:t>
      </w:r>
      <w:r w:rsidR="23A49BFF" w:rsidRPr="698E0E38">
        <w:rPr>
          <w:rFonts w:ascii="Arial" w:eastAsia="Arial" w:hAnsi="Arial" w:cs="Arial"/>
        </w:rPr>
        <w:t>gaming events or tournaments to increase brand visibility and engage with the gaming community.</w:t>
      </w:r>
    </w:p>
    <w:p w14:paraId="4E9C3EF3" w14:textId="13F8E334" w:rsidR="00C32C3A" w:rsidRPr="008150E9" w:rsidRDefault="4EE2E668" w:rsidP="12193337">
      <w:pPr>
        <w:pStyle w:val="ListParagraph"/>
        <w:numPr>
          <w:ilvl w:val="0"/>
          <w:numId w:val="30"/>
        </w:numPr>
        <w:spacing w:line="360" w:lineRule="auto"/>
        <w:jc w:val="both"/>
        <w:rPr>
          <w:rFonts w:ascii="Arial" w:eastAsia="Arial" w:hAnsi="Arial" w:cs="Arial"/>
        </w:rPr>
      </w:pPr>
      <w:r w:rsidRPr="698E0E38">
        <w:rPr>
          <w:rFonts w:ascii="Arial" w:eastAsia="Arial" w:hAnsi="Arial" w:cs="Arial"/>
        </w:rPr>
        <w:t>Also c</w:t>
      </w:r>
      <w:r w:rsidR="23A49BFF" w:rsidRPr="698E0E38">
        <w:rPr>
          <w:rFonts w:ascii="Arial" w:eastAsia="Arial" w:hAnsi="Arial" w:cs="Arial"/>
        </w:rPr>
        <w:t xml:space="preserve">reate gamified social media campaigns or challenges to encourage </w:t>
      </w:r>
      <w:r w:rsidR="2197B3C3" w:rsidRPr="698E0E38">
        <w:rPr>
          <w:rFonts w:ascii="Arial" w:eastAsia="Arial" w:hAnsi="Arial" w:cs="Arial"/>
        </w:rPr>
        <w:t>female customers</w:t>
      </w:r>
      <w:r w:rsidR="23A49BFF" w:rsidRPr="698E0E38">
        <w:rPr>
          <w:rFonts w:ascii="Arial" w:eastAsia="Arial" w:hAnsi="Arial" w:cs="Arial"/>
        </w:rPr>
        <w:t xml:space="preserve"> participation </w:t>
      </w:r>
      <w:r w:rsidR="2EA36EAA" w:rsidRPr="698E0E38">
        <w:rPr>
          <w:rFonts w:ascii="Arial" w:eastAsia="Arial" w:hAnsi="Arial" w:cs="Arial"/>
        </w:rPr>
        <w:t>(</w:t>
      </w:r>
      <w:r w:rsidR="23A49BFF" w:rsidRPr="698E0E38">
        <w:rPr>
          <w:rFonts w:ascii="Arial" w:eastAsia="Arial" w:hAnsi="Arial" w:cs="Arial"/>
        </w:rPr>
        <w:t>and</w:t>
      </w:r>
      <w:r w:rsidR="325A9C90" w:rsidRPr="698E0E38">
        <w:rPr>
          <w:rFonts w:ascii="Arial" w:eastAsia="Arial" w:hAnsi="Arial" w:cs="Arial"/>
        </w:rPr>
        <w:t xml:space="preserve">, perhaps, </w:t>
      </w:r>
      <w:r w:rsidR="23A49BFF" w:rsidRPr="698E0E38">
        <w:rPr>
          <w:rFonts w:ascii="Arial" w:eastAsia="Arial" w:hAnsi="Arial" w:cs="Arial"/>
        </w:rPr>
        <w:t>virality</w:t>
      </w:r>
      <w:r w:rsidR="171C4FEC" w:rsidRPr="698E0E38">
        <w:rPr>
          <w:rFonts w:ascii="Arial" w:eastAsia="Arial" w:hAnsi="Arial" w:cs="Arial"/>
        </w:rPr>
        <w:t>)</w:t>
      </w:r>
      <w:r w:rsidR="23A49BFF" w:rsidRPr="698E0E38">
        <w:rPr>
          <w:rFonts w:ascii="Arial" w:eastAsia="Arial" w:hAnsi="Arial" w:cs="Arial"/>
        </w:rPr>
        <w:t>.</w:t>
      </w:r>
    </w:p>
    <w:p w14:paraId="62841A26" w14:textId="448BBEDA" w:rsidR="00C32C3A" w:rsidRPr="008150E9" w:rsidRDefault="00C32C3A" w:rsidP="31480F7D">
      <w:pPr>
        <w:spacing w:line="360" w:lineRule="auto"/>
        <w:jc w:val="both"/>
        <w:rPr>
          <w:rFonts w:ascii="Arial" w:eastAsia="Arial" w:hAnsi="Arial" w:cs="Arial"/>
        </w:rPr>
      </w:pPr>
    </w:p>
    <w:p w14:paraId="4E2A49FE" w14:textId="3A0BEAD2" w:rsidR="00C32C3A" w:rsidRPr="008150E9" w:rsidRDefault="354D83E2" w:rsidP="698E0E38">
      <w:pPr>
        <w:pStyle w:val="Heading2"/>
        <w:spacing w:line="360" w:lineRule="auto"/>
        <w:jc w:val="both"/>
      </w:pPr>
      <w:bookmarkStart w:id="31" w:name="_Toc92714416"/>
      <w:r w:rsidRPr="698E0E38">
        <w:t>5.</w:t>
      </w:r>
      <w:r w:rsidR="23A49BFF" w:rsidRPr="698E0E38">
        <w:t xml:space="preserve">5. Team </w:t>
      </w:r>
      <w:r w:rsidR="4B457A28" w:rsidRPr="698E0E38">
        <w:t>G</w:t>
      </w:r>
      <w:r w:rsidR="23A49BFF" w:rsidRPr="698E0E38">
        <w:t xml:space="preserve">amers </w:t>
      </w:r>
      <w:r w:rsidR="5D8204D4" w:rsidRPr="698E0E38">
        <w:t>Ad Clickers</w:t>
      </w:r>
      <w:bookmarkEnd w:id="31"/>
    </w:p>
    <w:p w14:paraId="57C42EE3" w14:textId="3F3FFF5A" w:rsidR="00C32C3A" w:rsidRPr="008150E9" w:rsidRDefault="23A49BFF" w:rsidP="00ABD059">
      <w:pPr>
        <w:pStyle w:val="ListParagraph"/>
        <w:numPr>
          <w:ilvl w:val="0"/>
          <w:numId w:val="31"/>
        </w:numPr>
        <w:spacing w:line="360" w:lineRule="auto"/>
        <w:jc w:val="both"/>
        <w:rPr>
          <w:rFonts w:ascii="Arial" w:eastAsia="Arial" w:hAnsi="Arial" w:cs="Arial"/>
        </w:rPr>
      </w:pPr>
      <w:r w:rsidRPr="698E0E38">
        <w:rPr>
          <w:rFonts w:ascii="Arial" w:eastAsia="Arial" w:hAnsi="Arial" w:cs="Arial"/>
        </w:rPr>
        <w:t>Develop targeted ad campaigns highlighting gaming-related products</w:t>
      </w:r>
      <w:r w:rsidR="7F18E7B8" w:rsidRPr="698E0E38">
        <w:rPr>
          <w:rFonts w:ascii="Arial" w:eastAsia="Arial" w:hAnsi="Arial" w:cs="Arial"/>
        </w:rPr>
        <w:t>.</w:t>
      </w:r>
    </w:p>
    <w:p w14:paraId="16CBEB0B" w14:textId="37FA9B50" w:rsidR="00C32C3A" w:rsidRPr="008150E9" w:rsidRDefault="23A49BFF" w:rsidP="00ABD059">
      <w:pPr>
        <w:pStyle w:val="ListParagraph"/>
        <w:numPr>
          <w:ilvl w:val="0"/>
          <w:numId w:val="31"/>
        </w:numPr>
        <w:spacing w:line="360" w:lineRule="auto"/>
        <w:jc w:val="both"/>
        <w:rPr>
          <w:rFonts w:ascii="Arial" w:eastAsia="Arial" w:hAnsi="Arial" w:cs="Arial"/>
        </w:rPr>
      </w:pPr>
      <w:r w:rsidRPr="698E0E38">
        <w:rPr>
          <w:rFonts w:ascii="Arial" w:eastAsia="Arial" w:hAnsi="Arial" w:cs="Arial"/>
        </w:rPr>
        <w:t xml:space="preserve">Partner with gaming platforms or content creators to promote </w:t>
      </w:r>
      <w:r w:rsidR="6BDF66DA" w:rsidRPr="698E0E38">
        <w:rPr>
          <w:rFonts w:ascii="Arial" w:eastAsia="Arial" w:hAnsi="Arial" w:cs="Arial"/>
        </w:rPr>
        <w:t>our</w:t>
      </w:r>
      <w:r w:rsidRPr="698E0E38">
        <w:rPr>
          <w:rFonts w:ascii="Arial" w:eastAsia="Arial" w:hAnsi="Arial" w:cs="Arial"/>
        </w:rPr>
        <w:t xml:space="preserve"> brand through sponsored content or ads.</w:t>
      </w:r>
    </w:p>
    <w:p w14:paraId="1D7264F8" w14:textId="095EACF5" w:rsidR="00C32C3A" w:rsidRPr="008150E9" w:rsidRDefault="00C32C3A" w:rsidP="31480F7D">
      <w:pPr>
        <w:spacing w:line="360" w:lineRule="auto"/>
        <w:jc w:val="both"/>
        <w:rPr>
          <w:rFonts w:ascii="Arial" w:eastAsia="Arial" w:hAnsi="Arial" w:cs="Arial"/>
        </w:rPr>
      </w:pPr>
    </w:p>
    <w:p w14:paraId="47D23A50" w14:textId="67256275" w:rsidR="00C32C3A" w:rsidRPr="008150E9" w:rsidRDefault="192EBBC1" w:rsidP="698E0E38">
      <w:pPr>
        <w:pStyle w:val="Heading2"/>
        <w:spacing w:line="360" w:lineRule="auto"/>
        <w:jc w:val="both"/>
      </w:pPr>
      <w:bookmarkStart w:id="32" w:name="_Toc1184230926"/>
      <w:r w:rsidRPr="698E0E38">
        <w:t>5.</w:t>
      </w:r>
      <w:r w:rsidR="23A49BFF" w:rsidRPr="698E0E38">
        <w:t xml:space="preserve">6. Team </w:t>
      </w:r>
      <w:r w:rsidR="0E30741E" w:rsidRPr="698E0E38">
        <w:t>G</w:t>
      </w:r>
      <w:r w:rsidR="23A49BFF" w:rsidRPr="698E0E38">
        <w:t xml:space="preserve">amers </w:t>
      </w:r>
      <w:r w:rsidR="2CB5F970" w:rsidRPr="698E0E38">
        <w:t>App Explorers</w:t>
      </w:r>
      <w:bookmarkEnd w:id="32"/>
    </w:p>
    <w:p w14:paraId="45D960CF" w14:textId="644AA9DB" w:rsidR="00C32C3A" w:rsidRPr="008150E9" w:rsidRDefault="1CD4FA25" w:rsidP="265958F5">
      <w:pPr>
        <w:pStyle w:val="ListParagraph"/>
        <w:numPr>
          <w:ilvl w:val="0"/>
          <w:numId w:val="32"/>
        </w:numPr>
        <w:spacing w:line="360" w:lineRule="auto"/>
        <w:jc w:val="both"/>
        <w:rPr>
          <w:rFonts w:ascii="Arial" w:eastAsia="Arial" w:hAnsi="Arial" w:cs="Arial"/>
        </w:rPr>
      </w:pPr>
      <w:r w:rsidRPr="698E0E38">
        <w:rPr>
          <w:rFonts w:ascii="Arial" w:eastAsia="Arial" w:hAnsi="Arial" w:cs="Arial"/>
        </w:rPr>
        <w:t xml:space="preserve">A </w:t>
      </w:r>
      <w:r w:rsidR="074CDBF6" w:rsidRPr="698E0E38">
        <w:rPr>
          <w:rFonts w:ascii="Arial" w:eastAsia="Arial" w:hAnsi="Arial" w:cs="Arial"/>
        </w:rPr>
        <w:t xml:space="preserve">suggestion </w:t>
      </w:r>
      <w:r w:rsidRPr="698E0E38">
        <w:rPr>
          <w:rFonts w:ascii="Arial" w:eastAsia="Arial" w:hAnsi="Arial" w:cs="Arial"/>
        </w:rPr>
        <w:t xml:space="preserve">would be to </w:t>
      </w:r>
      <w:r w:rsidR="00946CD5" w:rsidRPr="698E0E38">
        <w:rPr>
          <w:rFonts w:ascii="Arial" w:eastAsia="Arial" w:hAnsi="Arial" w:cs="Arial"/>
        </w:rPr>
        <w:t>i</w:t>
      </w:r>
      <w:r w:rsidR="23A49BFF" w:rsidRPr="698E0E38">
        <w:rPr>
          <w:rFonts w:ascii="Arial" w:eastAsia="Arial" w:hAnsi="Arial" w:cs="Arial"/>
        </w:rPr>
        <w:t>ntegrat</w:t>
      </w:r>
      <w:r w:rsidR="63EB8DE2" w:rsidRPr="698E0E38">
        <w:rPr>
          <w:rFonts w:ascii="Arial" w:eastAsia="Arial" w:hAnsi="Arial" w:cs="Arial"/>
        </w:rPr>
        <w:t>e</w:t>
      </w:r>
      <w:r w:rsidR="23A49BFF" w:rsidRPr="698E0E38">
        <w:rPr>
          <w:rFonts w:ascii="Arial" w:eastAsia="Arial" w:hAnsi="Arial" w:cs="Arial"/>
        </w:rPr>
        <w:t xml:space="preserve"> gaming-related features or functionalities into </w:t>
      </w:r>
      <w:r w:rsidR="67B82540" w:rsidRPr="698E0E38">
        <w:rPr>
          <w:rFonts w:ascii="Arial" w:eastAsia="Arial" w:hAnsi="Arial" w:cs="Arial"/>
        </w:rPr>
        <w:t xml:space="preserve">the </w:t>
      </w:r>
      <w:r w:rsidR="23A49BFF" w:rsidRPr="698E0E38">
        <w:rPr>
          <w:rFonts w:ascii="Arial" w:eastAsia="Arial" w:hAnsi="Arial" w:cs="Arial"/>
        </w:rPr>
        <w:t xml:space="preserve">mobile app to </w:t>
      </w:r>
      <w:r w:rsidR="33488CAB" w:rsidRPr="698E0E38">
        <w:rPr>
          <w:rFonts w:ascii="Arial" w:eastAsia="Arial" w:hAnsi="Arial" w:cs="Arial"/>
        </w:rPr>
        <w:t xml:space="preserve">better </w:t>
      </w:r>
      <w:r w:rsidR="23A49BFF" w:rsidRPr="698E0E38">
        <w:rPr>
          <w:rFonts w:ascii="Arial" w:eastAsia="Arial" w:hAnsi="Arial" w:cs="Arial"/>
        </w:rPr>
        <w:t xml:space="preserve">appeal to this </w:t>
      </w:r>
      <w:r w:rsidR="7CF81001" w:rsidRPr="698E0E38">
        <w:rPr>
          <w:rFonts w:ascii="Arial" w:eastAsia="Arial" w:hAnsi="Arial" w:cs="Arial"/>
        </w:rPr>
        <w:t>segment of customers</w:t>
      </w:r>
      <w:r w:rsidR="23A49BFF" w:rsidRPr="698E0E38">
        <w:rPr>
          <w:rFonts w:ascii="Arial" w:eastAsia="Arial" w:hAnsi="Arial" w:cs="Arial"/>
        </w:rPr>
        <w:t>.</w:t>
      </w:r>
    </w:p>
    <w:p w14:paraId="3F1153BE" w14:textId="26D879A6" w:rsidR="00C32C3A" w:rsidRPr="008150E9" w:rsidRDefault="23A49BFF" w:rsidP="3F1327A3">
      <w:pPr>
        <w:pStyle w:val="ListParagraph"/>
        <w:numPr>
          <w:ilvl w:val="0"/>
          <w:numId w:val="32"/>
        </w:numPr>
        <w:spacing w:line="360" w:lineRule="auto"/>
        <w:jc w:val="both"/>
        <w:rPr>
          <w:rFonts w:ascii="Arial" w:eastAsia="Arial" w:hAnsi="Arial" w:cs="Arial"/>
        </w:rPr>
      </w:pPr>
      <w:r w:rsidRPr="698E0E38">
        <w:rPr>
          <w:rFonts w:ascii="Arial" w:eastAsia="Arial" w:hAnsi="Arial" w:cs="Arial"/>
        </w:rPr>
        <w:t>Implement in-app events or challenges to foster community engagement and retention.</w:t>
      </w:r>
    </w:p>
    <w:p w14:paraId="059AD08A" w14:textId="4FD09BF5" w:rsidR="00C32C3A" w:rsidRPr="008150E9" w:rsidRDefault="00C32C3A" w:rsidP="31480F7D">
      <w:pPr>
        <w:spacing w:line="360" w:lineRule="auto"/>
        <w:jc w:val="both"/>
        <w:rPr>
          <w:rFonts w:ascii="Arial" w:eastAsia="Arial" w:hAnsi="Arial" w:cs="Arial"/>
        </w:rPr>
      </w:pPr>
    </w:p>
    <w:p w14:paraId="6F5BAC8A" w14:textId="6CEAA7EA" w:rsidR="00C32C3A" w:rsidRPr="008150E9" w:rsidRDefault="10B8B5AC" w:rsidP="698E0E38">
      <w:pPr>
        <w:pStyle w:val="Heading2"/>
        <w:spacing w:line="360" w:lineRule="auto"/>
        <w:jc w:val="both"/>
      </w:pPr>
      <w:bookmarkStart w:id="33" w:name="_Toc1879884245"/>
      <w:r w:rsidRPr="698E0E38">
        <w:t>5.</w:t>
      </w:r>
      <w:r w:rsidR="23A49BFF" w:rsidRPr="698E0E38">
        <w:t xml:space="preserve">7. </w:t>
      </w:r>
      <w:r w:rsidR="5B8AB503" w:rsidRPr="698E0E38">
        <w:t>Sport Lovers Social Butterflies</w:t>
      </w:r>
      <w:bookmarkEnd w:id="33"/>
    </w:p>
    <w:p w14:paraId="101F0611" w14:textId="1ACE1DAC" w:rsidR="00C32C3A" w:rsidRPr="008150E9" w:rsidRDefault="0E59F531" w:rsidP="12765569">
      <w:pPr>
        <w:pStyle w:val="ListParagraph"/>
        <w:numPr>
          <w:ilvl w:val="0"/>
          <w:numId w:val="33"/>
        </w:numPr>
        <w:spacing w:line="360" w:lineRule="auto"/>
        <w:jc w:val="both"/>
        <w:rPr>
          <w:rFonts w:ascii="Arial" w:eastAsia="Arial" w:hAnsi="Arial" w:cs="Arial"/>
        </w:rPr>
      </w:pPr>
      <w:r w:rsidRPr="698E0E38">
        <w:rPr>
          <w:rFonts w:ascii="Arial" w:eastAsia="Arial" w:hAnsi="Arial" w:cs="Arial"/>
        </w:rPr>
        <w:t xml:space="preserve">We suggest </w:t>
      </w:r>
      <w:r w:rsidR="3520645F" w:rsidRPr="698E0E38">
        <w:rPr>
          <w:rFonts w:ascii="Arial" w:eastAsia="Arial" w:hAnsi="Arial" w:cs="Arial"/>
        </w:rPr>
        <w:t>developing</w:t>
      </w:r>
      <w:r w:rsidR="23A49BFF" w:rsidRPr="698E0E38">
        <w:rPr>
          <w:rFonts w:ascii="Arial" w:eastAsia="Arial" w:hAnsi="Arial" w:cs="Arial"/>
        </w:rPr>
        <w:t xml:space="preserve"> sports-themed content</w:t>
      </w:r>
      <w:r w:rsidR="57ADFA7B" w:rsidRPr="698E0E38">
        <w:rPr>
          <w:rFonts w:ascii="Arial" w:eastAsia="Arial" w:hAnsi="Arial" w:cs="Arial"/>
        </w:rPr>
        <w:t xml:space="preserve"> with focus on female audience.</w:t>
      </w:r>
    </w:p>
    <w:p w14:paraId="349E8799" w14:textId="49A226A4" w:rsidR="00C32C3A" w:rsidRPr="008150E9" w:rsidRDefault="57ADFA7B" w:rsidP="12765569">
      <w:pPr>
        <w:pStyle w:val="ListParagraph"/>
        <w:numPr>
          <w:ilvl w:val="0"/>
          <w:numId w:val="33"/>
        </w:numPr>
        <w:spacing w:line="360" w:lineRule="auto"/>
        <w:jc w:val="both"/>
        <w:rPr>
          <w:rFonts w:ascii="Arial" w:eastAsia="Arial" w:hAnsi="Arial" w:cs="Arial"/>
        </w:rPr>
      </w:pPr>
      <w:r w:rsidRPr="698E0E38">
        <w:rPr>
          <w:rFonts w:ascii="Arial" w:eastAsia="Arial" w:hAnsi="Arial" w:cs="Arial"/>
        </w:rPr>
        <w:t>Also p</w:t>
      </w:r>
      <w:r w:rsidR="23A49BFF" w:rsidRPr="698E0E38">
        <w:rPr>
          <w:rFonts w:ascii="Arial" w:eastAsia="Arial" w:hAnsi="Arial" w:cs="Arial"/>
        </w:rPr>
        <w:t>artner with sports influencers to co-create content or sponsorships</w:t>
      </w:r>
      <w:r w:rsidR="692CDD3D" w:rsidRPr="698E0E38">
        <w:rPr>
          <w:rFonts w:ascii="Arial" w:eastAsia="Arial" w:hAnsi="Arial" w:cs="Arial"/>
        </w:rPr>
        <w:t>.</w:t>
      </w:r>
    </w:p>
    <w:p w14:paraId="07902BCB" w14:textId="25A44620" w:rsidR="00C32C3A" w:rsidRPr="008150E9" w:rsidRDefault="334C87EF" w:rsidP="72DC4CE4">
      <w:pPr>
        <w:pStyle w:val="ListParagraph"/>
        <w:numPr>
          <w:ilvl w:val="0"/>
          <w:numId w:val="33"/>
        </w:numPr>
        <w:spacing w:line="360" w:lineRule="auto"/>
        <w:jc w:val="both"/>
        <w:rPr>
          <w:rFonts w:ascii="Arial" w:eastAsia="Arial" w:hAnsi="Arial" w:cs="Arial"/>
        </w:rPr>
      </w:pPr>
      <w:r w:rsidRPr="698E0E38">
        <w:rPr>
          <w:rFonts w:ascii="Arial" w:eastAsia="Arial" w:hAnsi="Arial" w:cs="Arial"/>
        </w:rPr>
        <w:t>We can even u</w:t>
      </w:r>
      <w:r w:rsidR="692CDD3D" w:rsidRPr="698E0E38">
        <w:rPr>
          <w:rFonts w:ascii="Arial" w:eastAsia="Arial" w:hAnsi="Arial" w:cs="Arial"/>
        </w:rPr>
        <w:t>se social media to o</w:t>
      </w:r>
      <w:r w:rsidR="23A49BFF" w:rsidRPr="698E0E38">
        <w:rPr>
          <w:rFonts w:ascii="Arial" w:eastAsia="Arial" w:hAnsi="Arial" w:cs="Arial"/>
        </w:rPr>
        <w:t>ffer exclusive sports-related experiences or merchandise to reward loyal customers.</w:t>
      </w:r>
    </w:p>
    <w:p w14:paraId="0007B8F8" w14:textId="57B545C3" w:rsidR="00C32C3A" w:rsidRPr="008150E9" w:rsidRDefault="00C32C3A" w:rsidP="31480F7D">
      <w:pPr>
        <w:spacing w:line="360" w:lineRule="auto"/>
        <w:jc w:val="both"/>
        <w:rPr>
          <w:rFonts w:ascii="Arial" w:eastAsia="Arial" w:hAnsi="Arial" w:cs="Arial"/>
        </w:rPr>
      </w:pPr>
    </w:p>
    <w:p w14:paraId="41CF2005" w14:textId="37EAD8E1" w:rsidR="00C32C3A" w:rsidRPr="008150E9" w:rsidRDefault="1CF7B4EC" w:rsidP="698E0E38">
      <w:pPr>
        <w:pStyle w:val="Heading2"/>
        <w:spacing w:line="360" w:lineRule="auto"/>
        <w:jc w:val="both"/>
      </w:pPr>
      <w:bookmarkStart w:id="34" w:name="_Toc1979409231"/>
      <w:r w:rsidRPr="698E0E38">
        <w:t>5.</w:t>
      </w:r>
      <w:r w:rsidR="23A49BFF" w:rsidRPr="698E0E38">
        <w:t xml:space="preserve">8. </w:t>
      </w:r>
      <w:r w:rsidR="2CF8ECE5" w:rsidRPr="698E0E38">
        <w:t>Sport Lovers Ad Clickers</w:t>
      </w:r>
      <w:bookmarkEnd w:id="34"/>
    </w:p>
    <w:p w14:paraId="7ABFC8E2" w14:textId="6E383968" w:rsidR="00C32C3A" w:rsidRPr="008150E9" w:rsidRDefault="23A49BFF" w:rsidP="7186A262">
      <w:pPr>
        <w:pStyle w:val="ListParagraph"/>
        <w:numPr>
          <w:ilvl w:val="0"/>
          <w:numId w:val="34"/>
        </w:numPr>
        <w:spacing w:line="360" w:lineRule="auto"/>
        <w:jc w:val="both"/>
        <w:rPr>
          <w:rFonts w:ascii="Arial" w:eastAsia="Arial" w:hAnsi="Arial" w:cs="Arial"/>
        </w:rPr>
      </w:pPr>
      <w:r w:rsidRPr="698E0E38">
        <w:rPr>
          <w:rFonts w:ascii="Arial" w:eastAsia="Arial" w:hAnsi="Arial" w:cs="Arial"/>
        </w:rPr>
        <w:t xml:space="preserve">Create targeted ad campaigns featuring sports-related products </w:t>
      </w:r>
      <w:r w:rsidR="415055F9" w:rsidRPr="698E0E38">
        <w:rPr>
          <w:rFonts w:ascii="Arial" w:eastAsia="Arial" w:hAnsi="Arial" w:cs="Arial"/>
        </w:rPr>
        <w:t>(with a tendency to prefer hiking and running)</w:t>
      </w:r>
      <w:r w:rsidRPr="698E0E38">
        <w:rPr>
          <w:rFonts w:ascii="Arial" w:eastAsia="Arial" w:hAnsi="Arial" w:cs="Arial"/>
        </w:rPr>
        <w:t xml:space="preserve"> to </w:t>
      </w:r>
      <w:r w:rsidR="347ED103" w:rsidRPr="698E0E38">
        <w:rPr>
          <w:rFonts w:ascii="Arial" w:eastAsia="Arial" w:hAnsi="Arial" w:cs="Arial"/>
        </w:rPr>
        <w:t xml:space="preserve">capture </w:t>
      </w:r>
      <w:r w:rsidRPr="698E0E38">
        <w:rPr>
          <w:rFonts w:ascii="Arial" w:eastAsia="Arial" w:hAnsi="Arial" w:cs="Arial"/>
        </w:rPr>
        <w:t>the attention of this segment</w:t>
      </w:r>
      <w:r w:rsidR="4AD24555" w:rsidRPr="698E0E38">
        <w:rPr>
          <w:rFonts w:ascii="Arial" w:eastAsia="Arial" w:hAnsi="Arial" w:cs="Arial"/>
        </w:rPr>
        <w:t xml:space="preserve"> of </w:t>
      </w:r>
      <w:r w:rsidR="32D9EBA3" w:rsidRPr="698E0E38">
        <w:rPr>
          <w:rFonts w:ascii="Arial" w:eastAsia="Arial" w:hAnsi="Arial" w:cs="Arial"/>
        </w:rPr>
        <w:t xml:space="preserve">male </w:t>
      </w:r>
      <w:r w:rsidR="4AD24555" w:rsidRPr="698E0E38">
        <w:rPr>
          <w:rFonts w:ascii="Arial" w:eastAsia="Arial" w:hAnsi="Arial" w:cs="Arial"/>
        </w:rPr>
        <w:t>customers</w:t>
      </w:r>
      <w:r w:rsidRPr="698E0E38">
        <w:rPr>
          <w:rFonts w:ascii="Arial" w:eastAsia="Arial" w:hAnsi="Arial" w:cs="Arial"/>
        </w:rPr>
        <w:t>.</w:t>
      </w:r>
    </w:p>
    <w:p w14:paraId="6B6475A2" w14:textId="43A6EA37" w:rsidR="00C32C3A" w:rsidRPr="008150E9" w:rsidRDefault="43FB80C3" w:rsidP="3BDCE7A7">
      <w:pPr>
        <w:pStyle w:val="ListParagraph"/>
        <w:numPr>
          <w:ilvl w:val="0"/>
          <w:numId w:val="34"/>
        </w:numPr>
        <w:spacing w:line="360" w:lineRule="auto"/>
        <w:jc w:val="both"/>
        <w:rPr>
          <w:rFonts w:ascii="Arial" w:eastAsia="Arial" w:hAnsi="Arial" w:cs="Arial"/>
        </w:rPr>
      </w:pPr>
      <w:r w:rsidRPr="698E0E38">
        <w:rPr>
          <w:rFonts w:ascii="Arial" w:eastAsia="Arial" w:hAnsi="Arial" w:cs="Arial"/>
        </w:rPr>
        <w:t>Consider that this segment is made of late Millennials</w:t>
      </w:r>
      <w:r w:rsidR="61F3E7FA" w:rsidRPr="698E0E38">
        <w:rPr>
          <w:rFonts w:ascii="Arial" w:eastAsia="Arial" w:hAnsi="Arial" w:cs="Arial"/>
        </w:rPr>
        <w:t>.</w:t>
      </w:r>
      <w:r w:rsidR="192633AC" w:rsidRPr="698E0E38">
        <w:rPr>
          <w:rFonts w:ascii="Arial" w:eastAsia="Arial" w:hAnsi="Arial" w:cs="Arial"/>
        </w:rPr>
        <w:t xml:space="preserve"> We should have a CTA (call-to-action) </w:t>
      </w:r>
      <w:r w:rsidR="3478D7B4" w:rsidRPr="698E0E38">
        <w:rPr>
          <w:rFonts w:ascii="Arial" w:eastAsia="Arial" w:hAnsi="Arial" w:cs="Arial"/>
        </w:rPr>
        <w:t>o</w:t>
      </w:r>
      <w:r w:rsidR="192633AC" w:rsidRPr="698E0E38">
        <w:rPr>
          <w:rFonts w:ascii="Arial" w:eastAsia="Arial" w:hAnsi="Arial" w:cs="Arial"/>
        </w:rPr>
        <w:t xml:space="preserve">n our ads that can redirect </w:t>
      </w:r>
      <w:r w:rsidR="23034AFD" w:rsidRPr="698E0E38">
        <w:rPr>
          <w:rFonts w:ascii="Arial" w:eastAsia="Arial" w:hAnsi="Arial" w:cs="Arial"/>
        </w:rPr>
        <w:t xml:space="preserve">customers </w:t>
      </w:r>
      <w:r w:rsidR="192633AC" w:rsidRPr="698E0E38">
        <w:rPr>
          <w:rFonts w:ascii="Arial" w:eastAsia="Arial" w:hAnsi="Arial" w:cs="Arial"/>
        </w:rPr>
        <w:t xml:space="preserve">to a </w:t>
      </w:r>
      <w:r w:rsidR="61F3E7FA" w:rsidRPr="698E0E38">
        <w:rPr>
          <w:rFonts w:ascii="Arial" w:eastAsia="Arial" w:hAnsi="Arial" w:cs="Arial"/>
        </w:rPr>
        <w:t xml:space="preserve">frictionless shopping experience, </w:t>
      </w:r>
      <w:r w:rsidR="0FF50DA0" w:rsidRPr="698E0E38">
        <w:rPr>
          <w:rFonts w:ascii="Arial" w:eastAsia="Arial" w:hAnsi="Arial" w:cs="Arial"/>
        </w:rPr>
        <w:t xml:space="preserve">in order </w:t>
      </w:r>
      <w:r w:rsidR="61F3E7FA" w:rsidRPr="698E0E38">
        <w:rPr>
          <w:rFonts w:ascii="Arial" w:eastAsia="Arial" w:hAnsi="Arial" w:cs="Arial"/>
        </w:rPr>
        <w:t xml:space="preserve">to meet the expectations of </w:t>
      </w:r>
      <w:r w:rsidR="054B3AA8" w:rsidRPr="698E0E38">
        <w:rPr>
          <w:rFonts w:ascii="Arial" w:eastAsia="Arial" w:hAnsi="Arial" w:cs="Arial"/>
        </w:rPr>
        <w:t>this target.</w:t>
      </w:r>
    </w:p>
    <w:p w14:paraId="4E6D0CFB" w14:textId="7D897E85" w:rsidR="00C32C3A" w:rsidRPr="008150E9" w:rsidRDefault="00C32C3A" w:rsidP="31480F7D">
      <w:pPr>
        <w:spacing w:line="360" w:lineRule="auto"/>
        <w:jc w:val="both"/>
        <w:rPr>
          <w:rFonts w:ascii="Arial" w:eastAsia="Arial" w:hAnsi="Arial" w:cs="Arial"/>
        </w:rPr>
      </w:pPr>
    </w:p>
    <w:p w14:paraId="2DAB07E4" w14:textId="36346795" w:rsidR="00C32C3A" w:rsidRPr="008150E9" w:rsidRDefault="054B3AA8" w:rsidP="698E0E38">
      <w:pPr>
        <w:pStyle w:val="Heading2"/>
        <w:spacing w:line="360" w:lineRule="auto"/>
        <w:jc w:val="both"/>
      </w:pPr>
      <w:bookmarkStart w:id="35" w:name="_Toc2139174694"/>
      <w:r w:rsidRPr="698E0E38">
        <w:t>5.</w:t>
      </w:r>
      <w:r w:rsidR="23A49BFF" w:rsidRPr="698E0E38">
        <w:t xml:space="preserve">9. </w:t>
      </w:r>
      <w:r w:rsidR="7F66B78B" w:rsidRPr="698E0E38">
        <w:t>Sport Lovers App Explorers</w:t>
      </w:r>
      <w:bookmarkEnd w:id="35"/>
    </w:p>
    <w:p w14:paraId="74C09554" w14:textId="6E49054B" w:rsidR="00C32C3A" w:rsidRPr="008150E9" w:rsidRDefault="23A49BFF" w:rsidP="5F224BC6">
      <w:pPr>
        <w:pStyle w:val="ListParagraph"/>
        <w:numPr>
          <w:ilvl w:val="0"/>
          <w:numId w:val="36"/>
        </w:numPr>
        <w:spacing w:line="360" w:lineRule="auto"/>
        <w:jc w:val="both"/>
        <w:rPr>
          <w:rFonts w:ascii="Arial" w:eastAsia="Arial" w:hAnsi="Arial" w:cs="Arial"/>
        </w:rPr>
      </w:pPr>
      <w:r w:rsidRPr="698E0E38">
        <w:rPr>
          <w:rFonts w:ascii="Arial" w:eastAsia="Arial" w:hAnsi="Arial" w:cs="Arial"/>
        </w:rPr>
        <w:t>Offer exclusive in-app rewards or benefits for sports enthusiasts.</w:t>
      </w:r>
    </w:p>
    <w:p w14:paraId="3B7B4B86" w14:textId="6F490314" w:rsidR="00C32C3A" w:rsidRPr="008150E9" w:rsidRDefault="23A49BFF" w:rsidP="4C7B32E7">
      <w:pPr>
        <w:pStyle w:val="ListParagraph"/>
        <w:numPr>
          <w:ilvl w:val="0"/>
          <w:numId w:val="36"/>
        </w:numPr>
        <w:spacing w:line="360" w:lineRule="auto"/>
        <w:jc w:val="both"/>
        <w:rPr>
          <w:rFonts w:ascii="Arial" w:eastAsia="Arial" w:hAnsi="Arial" w:cs="Arial"/>
          <w:lang w:val="pt-PT"/>
        </w:rPr>
      </w:pPr>
      <w:r w:rsidRPr="698E0E38">
        <w:rPr>
          <w:rFonts w:ascii="Arial" w:eastAsia="Arial" w:hAnsi="Arial" w:cs="Arial"/>
        </w:rPr>
        <w:t xml:space="preserve">Implement push notification highlighting upcoming sports events or promotions to keep </w:t>
      </w:r>
      <w:r w:rsidR="7BA1508B" w:rsidRPr="698E0E38">
        <w:rPr>
          <w:rFonts w:ascii="Arial" w:eastAsia="Arial" w:hAnsi="Arial" w:cs="Arial"/>
        </w:rPr>
        <w:t>customers</w:t>
      </w:r>
      <w:r w:rsidRPr="698E0E38">
        <w:rPr>
          <w:rFonts w:ascii="Arial" w:eastAsia="Arial" w:hAnsi="Arial" w:cs="Arial"/>
        </w:rPr>
        <w:t xml:space="preserve"> informed and engaged.</w:t>
      </w:r>
    </w:p>
    <w:p w14:paraId="3C3AA00E" w14:textId="350D4FD1" w:rsidR="4901EA9D" w:rsidRDefault="4901EA9D" w:rsidP="698E0E38">
      <w:pPr>
        <w:spacing w:line="360" w:lineRule="auto"/>
        <w:jc w:val="both"/>
        <w:rPr>
          <w:rFonts w:ascii="Arial" w:eastAsia="Arial" w:hAnsi="Arial" w:cs="Arial"/>
        </w:rPr>
      </w:pPr>
      <w:r w:rsidRPr="698E0E38">
        <w:rPr>
          <w:rFonts w:ascii="Arial" w:eastAsia="Arial" w:hAnsi="Arial" w:cs="Arial"/>
        </w:rPr>
        <w:br w:type="page"/>
      </w:r>
    </w:p>
    <w:p w14:paraId="2B2A7A39" w14:textId="46D06893" w:rsidR="00A00875" w:rsidRPr="004434FB" w:rsidRDefault="00A00875" w:rsidP="1367DA03">
      <w:pPr>
        <w:pStyle w:val="Heading1"/>
        <w:numPr>
          <w:ilvl w:val="0"/>
          <w:numId w:val="19"/>
        </w:numPr>
        <w:spacing w:line="360" w:lineRule="auto"/>
        <w:jc w:val="both"/>
        <w:rPr>
          <w:rFonts w:ascii="Arial" w:eastAsia="Arial" w:hAnsi="Arial" w:cs="Arial"/>
          <w:b/>
          <w:bCs/>
          <w:sz w:val="24"/>
          <w:szCs w:val="24"/>
        </w:rPr>
      </w:pPr>
      <w:bookmarkStart w:id="36" w:name="_Toc819568456"/>
      <w:r w:rsidRPr="698E0E38">
        <w:rPr>
          <w:rFonts w:ascii="Arial" w:eastAsia="Arial" w:hAnsi="Arial" w:cs="Arial"/>
          <w:b/>
          <w:bCs/>
          <w:sz w:val="24"/>
          <w:szCs w:val="24"/>
        </w:rPr>
        <w:t>Conclusion</w:t>
      </w:r>
      <w:bookmarkEnd w:id="36"/>
    </w:p>
    <w:p w14:paraId="4DB6D032" w14:textId="3D07B557" w:rsidR="3D3A4678" w:rsidRDefault="05DBEBF5" w:rsidP="0D8112F5">
      <w:pPr>
        <w:spacing w:line="360" w:lineRule="auto"/>
        <w:ind w:firstLine="708"/>
        <w:jc w:val="both"/>
        <w:rPr>
          <w:rFonts w:ascii="Arial" w:eastAsia="Arial" w:hAnsi="Arial" w:cs="Arial"/>
        </w:rPr>
      </w:pPr>
      <w:r w:rsidRPr="698E0E38">
        <w:rPr>
          <w:rFonts w:ascii="Arial" w:eastAsia="Arial" w:hAnsi="Arial" w:cs="Arial"/>
        </w:rPr>
        <w:t xml:space="preserve">As aspiring data scientists, </w:t>
      </w:r>
      <w:r w:rsidR="6A50203C" w:rsidRPr="698E0E38">
        <w:rPr>
          <w:rFonts w:ascii="Arial" w:eastAsia="Arial" w:hAnsi="Arial" w:cs="Arial"/>
        </w:rPr>
        <w:t>we wanted to test several approaches and deliver the best possible result</w:t>
      </w:r>
      <w:r w:rsidR="3BDB75CD" w:rsidRPr="698E0E38">
        <w:rPr>
          <w:rFonts w:ascii="Arial" w:eastAsia="Arial" w:hAnsi="Arial" w:cs="Arial"/>
        </w:rPr>
        <w:t>. At the initial phase, we had no trouble analysing the datasets and apply</w:t>
      </w:r>
      <w:r w:rsidR="49F1D586" w:rsidRPr="698E0E38">
        <w:rPr>
          <w:rFonts w:ascii="Arial" w:eastAsia="Arial" w:hAnsi="Arial" w:cs="Arial"/>
        </w:rPr>
        <w:t xml:space="preserve">ing </w:t>
      </w:r>
      <w:r w:rsidR="01A4C1D2" w:rsidRPr="698E0E38">
        <w:rPr>
          <w:rFonts w:ascii="Arial" w:eastAsia="Arial" w:hAnsi="Arial" w:cs="Arial"/>
        </w:rPr>
        <w:t>data processing techniques</w:t>
      </w:r>
      <w:r w:rsidR="15079537" w:rsidRPr="698E0E38">
        <w:rPr>
          <w:rFonts w:ascii="Arial" w:eastAsia="Arial" w:hAnsi="Arial" w:cs="Arial"/>
        </w:rPr>
        <w:t>, including KNN</w:t>
      </w:r>
      <w:r w:rsidR="01A4C1D2" w:rsidRPr="698E0E38">
        <w:rPr>
          <w:rFonts w:ascii="Arial" w:eastAsia="Arial" w:hAnsi="Arial" w:cs="Arial"/>
        </w:rPr>
        <w:t xml:space="preserve">. </w:t>
      </w:r>
      <w:r w:rsidR="082664A9" w:rsidRPr="698E0E38">
        <w:rPr>
          <w:rFonts w:ascii="Arial" w:eastAsia="Arial" w:hAnsi="Arial" w:cs="Arial"/>
        </w:rPr>
        <w:t>Still, we encountered challenges, such as identifying 500+ duplicates on the products dataset that had unique customer ID. We debated how strange it w</w:t>
      </w:r>
      <w:r w:rsidR="5DF95BDA" w:rsidRPr="698E0E38">
        <w:rPr>
          <w:rFonts w:ascii="Arial" w:eastAsia="Arial" w:hAnsi="Arial" w:cs="Arial"/>
        </w:rPr>
        <w:t xml:space="preserve">as to have such a tremendous </w:t>
      </w:r>
      <w:r w:rsidR="76FA642E" w:rsidRPr="698E0E38">
        <w:rPr>
          <w:rFonts w:ascii="Arial" w:eastAsia="Arial" w:hAnsi="Arial" w:cs="Arial"/>
        </w:rPr>
        <w:t>number</w:t>
      </w:r>
      <w:r w:rsidR="5DF95BDA" w:rsidRPr="698E0E38">
        <w:rPr>
          <w:rFonts w:ascii="Arial" w:eastAsia="Arial" w:hAnsi="Arial" w:cs="Arial"/>
        </w:rPr>
        <w:t xml:space="preserve"> of entries that were duplicate on all extend, ex</w:t>
      </w:r>
      <w:r w:rsidR="0BF10EE5" w:rsidRPr="698E0E38">
        <w:rPr>
          <w:rFonts w:ascii="Arial" w:eastAsia="Arial" w:hAnsi="Arial" w:cs="Arial"/>
        </w:rPr>
        <w:t>ce</w:t>
      </w:r>
      <w:r w:rsidR="5DF95BDA" w:rsidRPr="698E0E38">
        <w:rPr>
          <w:rFonts w:ascii="Arial" w:eastAsia="Arial" w:hAnsi="Arial" w:cs="Arial"/>
        </w:rPr>
        <w:t xml:space="preserve">pt for customer ID. Was it a bug from the </w:t>
      </w:r>
      <w:r w:rsidR="2C62DF2D" w:rsidRPr="698E0E38">
        <w:rPr>
          <w:rFonts w:ascii="Arial" w:eastAsia="Arial" w:hAnsi="Arial" w:cs="Arial"/>
        </w:rPr>
        <w:t xml:space="preserve">sales program? Was it a human error from the operator? We did not have answers </w:t>
      </w:r>
      <w:r w:rsidR="69DD72F2" w:rsidRPr="698E0E38">
        <w:rPr>
          <w:rFonts w:ascii="Arial" w:eastAsia="Arial" w:hAnsi="Arial" w:cs="Arial"/>
        </w:rPr>
        <w:t>to</w:t>
      </w:r>
      <w:r w:rsidR="2C62DF2D" w:rsidRPr="698E0E38">
        <w:rPr>
          <w:rFonts w:ascii="Arial" w:eastAsia="Arial" w:hAnsi="Arial" w:cs="Arial"/>
        </w:rPr>
        <w:t xml:space="preserve"> these questions</w:t>
      </w:r>
      <w:r w:rsidR="2184807B" w:rsidRPr="698E0E38">
        <w:rPr>
          <w:rFonts w:ascii="Arial" w:eastAsia="Arial" w:hAnsi="Arial" w:cs="Arial"/>
        </w:rPr>
        <w:t>, so we decided to ignore this event and move on to mo</w:t>
      </w:r>
      <w:r w:rsidR="24D7A7CE" w:rsidRPr="698E0E38">
        <w:rPr>
          <w:rFonts w:ascii="Arial" w:eastAsia="Arial" w:hAnsi="Arial" w:cs="Arial"/>
        </w:rPr>
        <w:t>delling.</w:t>
      </w:r>
    </w:p>
    <w:p w14:paraId="6D89C7C6" w14:textId="72D62DB5" w:rsidR="385C3068" w:rsidRDefault="24D7A7CE" w:rsidP="5D3F3F71">
      <w:pPr>
        <w:spacing w:line="360" w:lineRule="auto"/>
        <w:ind w:firstLine="708"/>
        <w:jc w:val="both"/>
        <w:rPr>
          <w:rFonts w:ascii="Arial" w:eastAsia="Arial" w:hAnsi="Arial" w:cs="Arial"/>
        </w:rPr>
      </w:pPr>
      <w:r w:rsidRPr="698E0E38">
        <w:rPr>
          <w:rFonts w:ascii="Arial" w:eastAsia="Arial" w:hAnsi="Arial" w:cs="Arial"/>
        </w:rPr>
        <w:t>On the mo</w:t>
      </w:r>
      <w:r w:rsidR="76517BA5" w:rsidRPr="698E0E38">
        <w:rPr>
          <w:rFonts w:ascii="Arial" w:eastAsia="Arial" w:hAnsi="Arial" w:cs="Arial"/>
        </w:rPr>
        <w:t xml:space="preserve">delling phase, </w:t>
      </w:r>
      <w:r w:rsidR="7C67E99E" w:rsidRPr="698E0E38">
        <w:rPr>
          <w:rFonts w:ascii="Arial" w:eastAsia="Arial" w:hAnsi="Arial" w:cs="Arial"/>
        </w:rPr>
        <w:t>we</w:t>
      </w:r>
      <w:r w:rsidR="3023C580" w:rsidRPr="698E0E38">
        <w:rPr>
          <w:rFonts w:ascii="Arial" w:eastAsia="Arial" w:hAnsi="Arial" w:cs="Arial"/>
        </w:rPr>
        <w:t xml:space="preserve"> first used the Elbow Method and the Silhouette Score to determine the optimal number of clusters. We debated most the edgy cases,</w:t>
      </w:r>
      <w:r w:rsidR="335B6642" w:rsidRPr="698E0E38">
        <w:rPr>
          <w:rFonts w:ascii="Arial" w:eastAsia="Arial" w:hAnsi="Arial" w:cs="Arial"/>
        </w:rPr>
        <w:t xml:space="preserve"> such as having a linear-like “elbow” that would not help decid</w:t>
      </w:r>
      <w:r w:rsidR="46399212" w:rsidRPr="698E0E38">
        <w:rPr>
          <w:rFonts w:ascii="Arial" w:eastAsia="Arial" w:hAnsi="Arial" w:cs="Arial"/>
        </w:rPr>
        <w:t>ing</w:t>
      </w:r>
      <w:r w:rsidR="335B6642" w:rsidRPr="698E0E38">
        <w:rPr>
          <w:rFonts w:ascii="Arial" w:eastAsia="Arial" w:hAnsi="Arial" w:cs="Arial"/>
        </w:rPr>
        <w:t xml:space="preserve"> on the </w:t>
      </w:r>
      <w:r w:rsidR="3733BF5F" w:rsidRPr="698E0E38">
        <w:rPr>
          <w:rFonts w:ascii="Arial" w:eastAsia="Arial" w:hAnsi="Arial" w:cs="Arial"/>
        </w:rPr>
        <w:t>optimal number of clusters</w:t>
      </w:r>
      <w:r w:rsidR="582A3000" w:rsidRPr="698E0E38">
        <w:rPr>
          <w:rFonts w:ascii="Arial" w:eastAsia="Arial" w:hAnsi="Arial" w:cs="Arial"/>
        </w:rPr>
        <w:t xml:space="preserve"> (for the products dataset). </w:t>
      </w:r>
      <w:r w:rsidR="1BF4DA99" w:rsidRPr="698E0E38">
        <w:rPr>
          <w:rFonts w:ascii="Arial" w:eastAsia="Arial" w:hAnsi="Arial" w:cs="Arial"/>
        </w:rPr>
        <w:t xml:space="preserve">We also discussed what should our approach be to the digital contact dataset, since we now knew that we had three highly correlated features. Were these features impacting </w:t>
      </w:r>
      <w:r w:rsidR="115A3560" w:rsidRPr="698E0E38">
        <w:rPr>
          <w:rFonts w:ascii="Arial" w:eastAsia="Arial" w:hAnsi="Arial" w:cs="Arial"/>
        </w:rPr>
        <w:t xml:space="preserve">on the optimal number of clusters? We were not sure, so we </w:t>
      </w:r>
      <w:r w:rsidR="07CC7B77" w:rsidRPr="698E0E38">
        <w:rPr>
          <w:rFonts w:ascii="Arial" w:eastAsia="Arial" w:hAnsi="Arial" w:cs="Arial"/>
        </w:rPr>
        <w:t>did what a data scientist would do: test hypotheses.</w:t>
      </w:r>
      <w:r w:rsidR="053CE823" w:rsidRPr="698E0E38">
        <w:rPr>
          <w:rFonts w:ascii="Arial" w:eastAsia="Arial" w:hAnsi="Arial" w:cs="Arial"/>
        </w:rPr>
        <w:t xml:space="preserve"> After having agreed on the optimal number of clusters, we used K-Means</w:t>
      </w:r>
      <w:r w:rsidR="139E132F" w:rsidRPr="698E0E38">
        <w:rPr>
          <w:rFonts w:ascii="Arial" w:eastAsia="Arial" w:hAnsi="Arial" w:cs="Arial"/>
        </w:rPr>
        <w:t xml:space="preserve"> to have data points attributed to their cluster. We </w:t>
      </w:r>
      <w:r w:rsidR="1539E390" w:rsidRPr="698E0E38">
        <w:rPr>
          <w:rFonts w:ascii="Arial" w:eastAsia="Arial" w:hAnsi="Arial" w:cs="Arial"/>
        </w:rPr>
        <w:t>proceeded</w:t>
      </w:r>
      <w:r w:rsidR="139E132F" w:rsidRPr="698E0E38">
        <w:rPr>
          <w:rFonts w:ascii="Arial" w:eastAsia="Arial" w:hAnsi="Arial" w:cs="Arial"/>
        </w:rPr>
        <w:t xml:space="preserve"> </w:t>
      </w:r>
      <w:r w:rsidR="065CE76C" w:rsidRPr="698E0E38">
        <w:rPr>
          <w:rFonts w:ascii="Arial" w:eastAsia="Arial" w:hAnsi="Arial" w:cs="Arial"/>
        </w:rPr>
        <w:t>in this way for both datasets: digital contacts and products.</w:t>
      </w:r>
    </w:p>
    <w:p w14:paraId="4EC6B5B8" w14:textId="334F5D11" w:rsidR="065CE76C" w:rsidRDefault="065CE76C" w:rsidP="75E7FA23">
      <w:pPr>
        <w:spacing w:line="360" w:lineRule="auto"/>
        <w:ind w:firstLine="708"/>
        <w:jc w:val="both"/>
        <w:rPr>
          <w:rFonts w:ascii="Arial" w:eastAsia="Arial" w:hAnsi="Arial" w:cs="Arial"/>
        </w:rPr>
      </w:pPr>
      <w:r w:rsidRPr="698E0E38">
        <w:rPr>
          <w:rFonts w:ascii="Arial" w:eastAsia="Arial" w:hAnsi="Arial" w:cs="Arial"/>
        </w:rPr>
        <w:t xml:space="preserve">With three clusters </w:t>
      </w:r>
      <w:r w:rsidR="5375C202" w:rsidRPr="698E0E38">
        <w:rPr>
          <w:rFonts w:ascii="Arial" w:eastAsia="Arial" w:hAnsi="Arial" w:cs="Arial"/>
        </w:rPr>
        <w:t xml:space="preserve">each </w:t>
      </w:r>
      <w:r w:rsidRPr="698E0E38">
        <w:rPr>
          <w:rFonts w:ascii="Arial" w:eastAsia="Arial" w:hAnsi="Arial" w:cs="Arial"/>
        </w:rPr>
        <w:t xml:space="preserve">for </w:t>
      </w:r>
      <w:r w:rsidR="550434A6" w:rsidRPr="698E0E38">
        <w:rPr>
          <w:rFonts w:ascii="Arial" w:eastAsia="Arial" w:hAnsi="Arial" w:cs="Arial"/>
        </w:rPr>
        <w:t xml:space="preserve">both </w:t>
      </w:r>
      <w:r w:rsidRPr="698E0E38">
        <w:rPr>
          <w:rFonts w:ascii="Arial" w:eastAsia="Arial" w:hAnsi="Arial" w:cs="Arial"/>
        </w:rPr>
        <w:t xml:space="preserve">digital contacts and products, we set out to </w:t>
      </w:r>
      <w:r w:rsidR="482DFB42" w:rsidRPr="698E0E38">
        <w:rPr>
          <w:rFonts w:ascii="Arial" w:eastAsia="Arial" w:hAnsi="Arial" w:cs="Arial"/>
        </w:rPr>
        <w:t>characterize</w:t>
      </w:r>
      <w:r w:rsidRPr="698E0E38">
        <w:rPr>
          <w:rFonts w:ascii="Arial" w:eastAsia="Arial" w:hAnsi="Arial" w:cs="Arial"/>
        </w:rPr>
        <w:t xml:space="preserve"> each of the clu</w:t>
      </w:r>
      <w:r w:rsidR="0E0D0673" w:rsidRPr="698E0E38">
        <w:rPr>
          <w:rFonts w:ascii="Arial" w:eastAsia="Arial" w:hAnsi="Arial" w:cs="Arial"/>
        </w:rPr>
        <w:t>sters</w:t>
      </w:r>
      <w:r w:rsidR="121AA734" w:rsidRPr="698E0E38">
        <w:rPr>
          <w:rFonts w:ascii="Arial" w:eastAsia="Arial" w:hAnsi="Arial" w:cs="Arial"/>
        </w:rPr>
        <w:t>, followed by adding the demographic data available to the concatenated clusters (resu</w:t>
      </w:r>
      <w:r w:rsidR="50BF8C65" w:rsidRPr="698E0E38">
        <w:rPr>
          <w:rFonts w:ascii="Arial" w:eastAsia="Arial" w:hAnsi="Arial" w:cs="Arial"/>
        </w:rPr>
        <w:t>lting in a total number of nine clusters).</w:t>
      </w:r>
    </w:p>
    <w:p w14:paraId="351C547F" w14:textId="3A45177E" w:rsidR="50BF8C65" w:rsidRDefault="50BF8C65" w:rsidP="04624D8D">
      <w:pPr>
        <w:spacing w:line="360" w:lineRule="auto"/>
        <w:ind w:firstLine="708"/>
        <w:jc w:val="both"/>
        <w:rPr>
          <w:rFonts w:ascii="Arial" w:eastAsia="Arial" w:hAnsi="Arial" w:cs="Arial"/>
        </w:rPr>
      </w:pPr>
      <w:r w:rsidRPr="698E0E38">
        <w:rPr>
          <w:rFonts w:ascii="Arial" w:eastAsia="Arial" w:hAnsi="Arial" w:cs="Arial"/>
        </w:rPr>
        <w:t xml:space="preserve">Finally, </w:t>
      </w:r>
      <w:r w:rsidR="631F7A57" w:rsidRPr="698E0E38">
        <w:rPr>
          <w:rFonts w:ascii="Arial" w:eastAsia="Arial" w:hAnsi="Arial" w:cs="Arial"/>
        </w:rPr>
        <w:t xml:space="preserve">as </w:t>
      </w:r>
      <w:r w:rsidRPr="698E0E38">
        <w:rPr>
          <w:rFonts w:ascii="Arial" w:eastAsia="Arial" w:hAnsi="Arial" w:cs="Arial"/>
        </w:rPr>
        <w:t xml:space="preserve">we </w:t>
      </w:r>
      <w:r w:rsidR="0671905F" w:rsidRPr="698E0E38">
        <w:rPr>
          <w:rFonts w:ascii="Arial" w:eastAsia="Arial" w:hAnsi="Arial" w:cs="Arial"/>
        </w:rPr>
        <w:t xml:space="preserve">had </w:t>
      </w:r>
      <w:r w:rsidRPr="698E0E38">
        <w:rPr>
          <w:rFonts w:ascii="Arial" w:eastAsia="Arial" w:hAnsi="Arial" w:cs="Arial"/>
        </w:rPr>
        <w:t xml:space="preserve">analysed </w:t>
      </w:r>
      <w:r w:rsidR="2C5306E9" w:rsidRPr="698E0E38">
        <w:rPr>
          <w:rFonts w:ascii="Arial" w:eastAsia="Arial" w:hAnsi="Arial" w:cs="Arial"/>
        </w:rPr>
        <w:t>and labelled</w:t>
      </w:r>
      <w:r w:rsidR="031C865E" w:rsidRPr="698E0E38">
        <w:rPr>
          <w:rFonts w:ascii="Arial" w:eastAsia="Arial" w:hAnsi="Arial" w:cs="Arial"/>
        </w:rPr>
        <w:t xml:space="preserve"> </w:t>
      </w:r>
      <w:r w:rsidR="2C5306E9" w:rsidRPr="698E0E38">
        <w:rPr>
          <w:rFonts w:ascii="Arial" w:eastAsia="Arial" w:hAnsi="Arial" w:cs="Arial"/>
        </w:rPr>
        <w:t xml:space="preserve">the nine resulting </w:t>
      </w:r>
      <w:r w:rsidR="031C865E" w:rsidRPr="698E0E38">
        <w:rPr>
          <w:rFonts w:ascii="Arial" w:eastAsia="Arial" w:hAnsi="Arial" w:cs="Arial"/>
        </w:rPr>
        <w:t>clusters</w:t>
      </w:r>
      <w:r w:rsidR="07FF7FE8" w:rsidRPr="698E0E38">
        <w:rPr>
          <w:rFonts w:ascii="Arial" w:eastAsia="Arial" w:hAnsi="Arial" w:cs="Arial"/>
        </w:rPr>
        <w:t>, we then</w:t>
      </w:r>
      <w:r w:rsidR="031C865E" w:rsidRPr="698E0E38">
        <w:rPr>
          <w:rFonts w:ascii="Arial" w:eastAsia="Arial" w:hAnsi="Arial" w:cs="Arial"/>
        </w:rPr>
        <w:t xml:space="preserve"> reflected </w:t>
      </w:r>
      <w:r w:rsidR="7D996014" w:rsidRPr="698E0E38">
        <w:rPr>
          <w:rFonts w:ascii="Arial" w:eastAsia="Arial" w:hAnsi="Arial" w:cs="Arial"/>
        </w:rPr>
        <w:t>on suggestions</w:t>
      </w:r>
      <w:r w:rsidR="031C865E" w:rsidRPr="698E0E38">
        <w:rPr>
          <w:rFonts w:ascii="Arial" w:eastAsia="Arial" w:hAnsi="Arial" w:cs="Arial"/>
        </w:rPr>
        <w:t xml:space="preserve"> </w:t>
      </w:r>
      <w:r w:rsidR="7D996014" w:rsidRPr="698E0E38">
        <w:rPr>
          <w:rFonts w:ascii="Arial" w:eastAsia="Arial" w:hAnsi="Arial" w:cs="Arial"/>
        </w:rPr>
        <w:t>to present to the readers of this report (mainly directed to the marketing department)</w:t>
      </w:r>
      <w:r w:rsidR="059C529E" w:rsidRPr="698E0E38">
        <w:rPr>
          <w:rFonts w:ascii="Arial" w:eastAsia="Arial" w:hAnsi="Arial" w:cs="Arial"/>
        </w:rPr>
        <w:t>.</w:t>
      </w:r>
    </w:p>
    <w:p w14:paraId="3A82A0EF" w14:textId="737F3B07" w:rsidR="385C3068" w:rsidRDefault="385C3068" w:rsidP="7575D9F0">
      <w:pPr>
        <w:spacing w:line="360" w:lineRule="auto"/>
        <w:ind w:firstLine="708"/>
        <w:jc w:val="both"/>
        <w:rPr>
          <w:rFonts w:ascii="Arial" w:eastAsia="Arial" w:hAnsi="Arial" w:cs="Arial"/>
        </w:rPr>
      </w:pPr>
    </w:p>
    <w:p w14:paraId="4C521D23" w14:textId="170FABB8" w:rsidR="31A4C001" w:rsidRDefault="31A4C001" w:rsidP="1367DA03">
      <w:pPr>
        <w:spacing w:line="360" w:lineRule="auto"/>
        <w:jc w:val="both"/>
        <w:rPr>
          <w:rFonts w:ascii="Arial" w:eastAsia="Arial" w:hAnsi="Arial" w:cs="Arial"/>
        </w:rPr>
      </w:pPr>
      <w:r w:rsidRPr="698E0E38">
        <w:rPr>
          <w:rFonts w:ascii="Arial" w:eastAsia="Arial" w:hAnsi="Arial" w:cs="Arial"/>
        </w:rPr>
        <w:br w:type="page"/>
      </w:r>
    </w:p>
    <w:p w14:paraId="6BE553E5" w14:textId="46D06893" w:rsidR="315B8FF7" w:rsidRDefault="315B8FF7" w:rsidP="1367DA03">
      <w:pPr>
        <w:pStyle w:val="Heading1"/>
        <w:spacing w:line="360" w:lineRule="auto"/>
        <w:jc w:val="both"/>
        <w:rPr>
          <w:rFonts w:ascii="Arial" w:eastAsia="Arial" w:hAnsi="Arial" w:cs="Arial"/>
          <w:b/>
          <w:bCs/>
          <w:sz w:val="24"/>
          <w:szCs w:val="24"/>
        </w:rPr>
      </w:pPr>
      <w:bookmarkStart w:id="37" w:name="_Toc1029487585"/>
      <w:r w:rsidRPr="698E0E38">
        <w:rPr>
          <w:rFonts w:ascii="Arial" w:eastAsia="Arial" w:hAnsi="Arial" w:cs="Arial"/>
          <w:b/>
          <w:bCs/>
          <w:sz w:val="24"/>
          <w:szCs w:val="24"/>
        </w:rPr>
        <w:t>Appen</w:t>
      </w:r>
      <w:r w:rsidR="122B1BAC" w:rsidRPr="698E0E38">
        <w:rPr>
          <w:rFonts w:ascii="Arial" w:eastAsia="Arial" w:hAnsi="Arial" w:cs="Arial"/>
          <w:b/>
          <w:bCs/>
          <w:sz w:val="24"/>
          <w:szCs w:val="24"/>
        </w:rPr>
        <w:t>dices</w:t>
      </w:r>
      <w:bookmarkEnd w:id="37"/>
    </w:p>
    <w:p w14:paraId="25580EA8" w14:textId="1FE03D35" w:rsidR="31A4C001" w:rsidRDefault="31A4C001" w:rsidP="1367DA03">
      <w:pPr>
        <w:spacing w:line="360" w:lineRule="auto"/>
        <w:jc w:val="both"/>
        <w:rPr>
          <w:rFonts w:ascii="Arial" w:eastAsia="Arial" w:hAnsi="Arial" w:cs="Arial"/>
        </w:rPr>
      </w:pPr>
    </w:p>
    <w:p w14:paraId="4A874EB3" w14:textId="3754B30D" w:rsidR="62D5DFC4" w:rsidRDefault="62D5DFC4" w:rsidP="698E0E38">
      <w:pPr>
        <w:pStyle w:val="Heading2"/>
        <w:numPr>
          <w:ilvl w:val="0"/>
          <w:numId w:val="1"/>
        </w:numPr>
        <w:spacing w:line="360" w:lineRule="auto"/>
        <w:jc w:val="both"/>
        <w:rPr>
          <w:vertAlign w:val="superscript"/>
        </w:rPr>
      </w:pPr>
      <w:bookmarkStart w:id="38" w:name="_Toc552619298"/>
      <w:r w:rsidRPr="698E0E38">
        <w:t>KNN I</w:t>
      </w:r>
      <w:r w:rsidR="7BC4D60E" w:rsidRPr="698E0E38">
        <w:t>m</w:t>
      </w:r>
      <w:r w:rsidRPr="698E0E38">
        <w:t>puter</w:t>
      </w:r>
      <w:bookmarkEnd w:id="38"/>
    </w:p>
    <w:p w14:paraId="02DB3407" w14:textId="7AA7BEE6" w:rsidR="5F7B44A0" w:rsidRDefault="5F7B44A0" w:rsidP="1367DA03">
      <w:pPr>
        <w:spacing w:line="360" w:lineRule="auto"/>
        <w:jc w:val="both"/>
        <w:rPr>
          <w:rFonts w:ascii="Arial" w:eastAsia="Arial" w:hAnsi="Arial" w:cs="Arial"/>
        </w:rPr>
      </w:pPr>
    </w:p>
    <w:p w14:paraId="68AFD78B" w14:textId="2E6BF8AA" w:rsidR="31A4C001" w:rsidRDefault="7FDAB047" w:rsidP="3D9C221E">
      <w:pPr>
        <w:spacing w:line="360" w:lineRule="auto"/>
        <w:ind w:firstLine="708"/>
        <w:jc w:val="both"/>
        <w:rPr>
          <w:rFonts w:ascii="Arial" w:eastAsia="Arial" w:hAnsi="Arial" w:cs="Arial"/>
        </w:rPr>
      </w:pPr>
      <w:r w:rsidRPr="698E0E38">
        <w:rPr>
          <w:rFonts w:ascii="Arial" w:eastAsia="Arial" w:hAnsi="Arial" w:cs="Arial"/>
        </w:rPr>
        <w:t xml:space="preserve">According to IBM, “…the k-nearest </w:t>
      </w:r>
      <w:r w:rsidR="00013604" w:rsidRPr="698E0E38">
        <w:rPr>
          <w:rFonts w:ascii="Arial" w:eastAsia="Arial" w:hAnsi="Arial" w:cs="Arial"/>
        </w:rPr>
        <w:t>neighbors</w:t>
      </w:r>
      <w:r w:rsidRPr="698E0E38">
        <w:rPr>
          <w:rFonts w:ascii="Arial" w:eastAsia="Arial" w:hAnsi="Arial" w:cs="Arial"/>
        </w:rPr>
        <w:t xml:space="preserve"> (KNN) algorithm is a non-parametric, supervised learning classifier, which uses proximity to make classifications or predictions about the grouping of an individual data point. It is one of the popular and simple classification and regression classifiers used in machine learning today.”</w:t>
      </w:r>
    </w:p>
    <w:p w14:paraId="685211B9" w14:textId="325ECF2E" w:rsidR="31A4C001" w:rsidRDefault="7FDAB047" w:rsidP="3D9C221E">
      <w:pPr>
        <w:spacing w:line="360" w:lineRule="auto"/>
        <w:ind w:firstLine="708"/>
        <w:jc w:val="both"/>
        <w:rPr>
          <w:rFonts w:ascii="Arial" w:eastAsia="Arial" w:hAnsi="Arial" w:cs="Arial"/>
        </w:rPr>
      </w:pPr>
      <w:r w:rsidRPr="698E0E38">
        <w:rPr>
          <w:rFonts w:ascii="Arial" w:eastAsia="Arial" w:hAnsi="Arial" w:cs="Arial"/>
        </w:rPr>
        <w:t>It was developed in 1951 by Evelyn Fix and Joseph Hodges, and later expanded by Thomas Cover. Also</w:t>
      </w:r>
      <w:r w:rsidR="64CDCABC" w:rsidRPr="698E0E38">
        <w:rPr>
          <w:rFonts w:ascii="Arial" w:eastAsia="Arial" w:hAnsi="Arial" w:cs="Arial"/>
        </w:rPr>
        <w:t>,</w:t>
      </w:r>
      <w:r w:rsidRPr="698E0E38">
        <w:rPr>
          <w:rFonts w:ascii="Arial" w:eastAsia="Arial" w:hAnsi="Arial" w:cs="Arial"/>
        </w:rPr>
        <w:t xml:space="preserve"> according to IBM, KNN is widely used in recommendation systems, pattern recognition, data mining, financial market predictions and intrusion detection.</w:t>
      </w:r>
    </w:p>
    <w:p w14:paraId="4F2610E0" w14:textId="0401C075" w:rsidR="31A4C001" w:rsidRDefault="7FDAB047" w:rsidP="3D9C221E">
      <w:pPr>
        <w:spacing w:line="360" w:lineRule="auto"/>
        <w:ind w:firstLine="708"/>
        <w:jc w:val="both"/>
        <w:rPr>
          <w:rFonts w:ascii="Arial" w:eastAsia="Arial" w:hAnsi="Arial" w:cs="Arial"/>
        </w:rPr>
      </w:pPr>
      <w:r w:rsidRPr="698E0E38">
        <w:rPr>
          <w:rFonts w:ascii="Arial" w:eastAsia="Arial" w:hAnsi="Arial" w:cs="Arial"/>
        </w:rPr>
        <w:t xml:space="preserve">KNN is a relatively simple and straightforward algorithm. To predict the value or class of a new observation, it calculates the distance between that observation and all others in the training dataset. In this chapter, the most used distance metric is Euclidean, but there are others that we will not </w:t>
      </w:r>
      <w:r w:rsidR="483726FB" w:rsidRPr="698E0E38">
        <w:rPr>
          <w:rFonts w:ascii="Arial" w:eastAsia="Arial" w:hAnsi="Arial" w:cs="Arial"/>
        </w:rPr>
        <w:t>explore</w:t>
      </w:r>
      <w:r w:rsidRPr="698E0E38">
        <w:rPr>
          <w:rFonts w:ascii="Arial" w:eastAsia="Arial" w:hAnsi="Arial" w:cs="Arial"/>
        </w:rPr>
        <w:t xml:space="preserve"> in this </w:t>
      </w:r>
      <w:r w:rsidR="2B9285BD" w:rsidRPr="698E0E38">
        <w:rPr>
          <w:rFonts w:ascii="Arial" w:eastAsia="Arial" w:hAnsi="Arial" w:cs="Arial"/>
        </w:rPr>
        <w:t xml:space="preserve">academic </w:t>
      </w:r>
      <w:r w:rsidRPr="698E0E38">
        <w:rPr>
          <w:rFonts w:ascii="Arial" w:eastAsia="Arial" w:hAnsi="Arial" w:cs="Arial"/>
        </w:rPr>
        <w:t>work. After calculating the distances, KNN identifies the "k" closest neighbors and assigns the predominant class among these neighbors to the new observation. For regression problems, the prediction is based on the average of the nearest neighbor values.</w:t>
      </w:r>
    </w:p>
    <w:p w14:paraId="0295C80C" w14:textId="321E73F9" w:rsidR="31A4C001" w:rsidRDefault="7FDAB047" w:rsidP="689E52E7">
      <w:pPr>
        <w:spacing w:line="360" w:lineRule="auto"/>
        <w:ind w:firstLine="708"/>
        <w:jc w:val="both"/>
        <w:rPr>
          <w:rFonts w:ascii="Arial" w:eastAsia="Arial" w:hAnsi="Arial" w:cs="Arial"/>
        </w:rPr>
      </w:pPr>
      <w:r w:rsidRPr="698E0E38">
        <w:rPr>
          <w:rFonts w:ascii="Arial" w:eastAsia="Arial" w:hAnsi="Arial" w:cs="Arial"/>
        </w:rPr>
        <w:t>However, it is also important to say that despite its simplicity, KNN also has some disadvantages, namely i) as the size of the data set grows, it becomes less efficient, compromising the model's performance, ii) the time execution time can be high , especially for large datasets, as each prediction requires distance calculations for all points in the training set, and iii) by "memorizing" the dataset, KNN requires more memory to work, making potentially slower than other supervised algorithms.</w:t>
      </w:r>
    </w:p>
    <w:p w14:paraId="507F0AB5" w14:textId="107973FC" w:rsidR="31A4C001" w:rsidRDefault="7FDAB047" w:rsidP="689E52E7">
      <w:pPr>
        <w:spacing w:line="360" w:lineRule="auto"/>
        <w:ind w:firstLine="708"/>
        <w:jc w:val="both"/>
        <w:rPr>
          <w:rFonts w:ascii="Arial" w:eastAsia="Arial" w:hAnsi="Arial" w:cs="Arial"/>
        </w:rPr>
      </w:pPr>
      <w:r w:rsidRPr="698E0E38">
        <w:rPr>
          <w:rFonts w:ascii="Arial" w:eastAsia="Arial" w:hAnsi="Arial" w:cs="Arial"/>
        </w:rPr>
        <w:t xml:space="preserve">Various information consulted (such as StackExchange and scikit-learn) tell us that it is a good practice to apply the KNN Imputer after </w:t>
      </w:r>
      <w:r w:rsidR="18B59258" w:rsidRPr="698E0E38">
        <w:rPr>
          <w:rFonts w:ascii="Arial" w:eastAsia="Arial" w:hAnsi="Arial" w:cs="Arial"/>
        </w:rPr>
        <w:t>some</w:t>
      </w:r>
      <w:r w:rsidRPr="698E0E38">
        <w:rPr>
          <w:rFonts w:ascii="Arial" w:eastAsia="Arial" w:hAnsi="Arial" w:cs="Arial"/>
        </w:rPr>
        <w:t xml:space="preserve"> data normalization, to prevent variables with larger scales from having more weight in the predictions. </w:t>
      </w:r>
      <w:r w:rsidR="3E4F04D7" w:rsidRPr="698E0E38">
        <w:rPr>
          <w:rFonts w:ascii="Arial" w:eastAsia="Arial" w:hAnsi="Arial" w:cs="Arial"/>
        </w:rPr>
        <w:t xml:space="preserve">Moreover, </w:t>
      </w:r>
      <w:r w:rsidRPr="698E0E38">
        <w:rPr>
          <w:rFonts w:ascii="Arial" w:eastAsia="Arial" w:hAnsi="Arial" w:cs="Arial"/>
        </w:rPr>
        <w:t>IBM also suggests that the correct choice of the "k" value and the distance metric are crucial to the success of KNN.</w:t>
      </w:r>
    </w:p>
    <w:p w14:paraId="7229340A" w14:textId="45E28FD0" w:rsidR="31A4C001" w:rsidRDefault="7FDAB047" w:rsidP="689E52E7">
      <w:pPr>
        <w:spacing w:line="360" w:lineRule="auto"/>
        <w:ind w:firstLine="708"/>
        <w:jc w:val="both"/>
        <w:rPr>
          <w:rFonts w:ascii="Arial" w:eastAsia="Arial" w:hAnsi="Arial" w:cs="Arial"/>
        </w:rPr>
      </w:pPr>
      <w:r w:rsidRPr="698E0E38">
        <w:rPr>
          <w:rFonts w:ascii="Arial" w:eastAsia="Arial" w:hAnsi="Arial" w:cs="Arial"/>
        </w:rPr>
        <w:t>Lastly, KNN is considered a "lazy learner</w:t>
      </w:r>
      <w:r w:rsidR="7920DBA2" w:rsidRPr="698E0E38">
        <w:rPr>
          <w:rFonts w:ascii="Arial" w:eastAsia="Arial" w:hAnsi="Arial" w:cs="Arial"/>
        </w:rPr>
        <w:t>” -</w:t>
      </w:r>
      <w:r w:rsidRPr="698E0E38">
        <w:rPr>
          <w:rFonts w:ascii="Arial" w:eastAsia="Arial" w:hAnsi="Arial" w:cs="Arial"/>
        </w:rPr>
        <w:t xml:space="preserve"> it does not build a discriminative model, rather "memorizes" the training data set. This means that KNN does not have training time like other supervised algorithms, such as decision trees or neural networks, as discussed in theoretical classes.</w:t>
      </w:r>
    </w:p>
    <w:p w14:paraId="114B4BA3" w14:textId="054E3CDC" w:rsidR="1ECCDDC1" w:rsidRDefault="1ECCDDC1" w:rsidP="1367DA03">
      <w:pPr>
        <w:spacing w:line="360" w:lineRule="auto"/>
        <w:jc w:val="both"/>
        <w:rPr>
          <w:rFonts w:ascii="Arial" w:eastAsia="Arial" w:hAnsi="Arial" w:cs="Arial"/>
        </w:rPr>
      </w:pPr>
      <w:r w:rsidRPr="698E0E38">
        <w:rPr>
          <w:rFonts w:ascii="Arial" w:eastAsia="Arial" w:hAnsi="Arial" w:cs="Arial"/>
        </w:rPr>
        <w:br w:type="page"/>
      </w:r>
    </w:p>
    <w:p w14:paraId="50E68964" w14:textId="77DE7142" w:rsidR="62D5DFC4" w:rsidRDefault="62D5DFC4" w:rsidP="698E0E38">
      <w:pPr>
        <w:pStyle w:val="Heading2"/>
        <w:numPr>
          <w:ilvl w:val="0"/>
          <w:numId w:val="1"/>
        </w:numPr>
        <w:spacing w:line="360" w:lineRule="auto"/>
        <w:jc w:val="both"/>
      </w:pPr>
      <w:bookmarkStart w:id="39" w:name="_Toc1427452779"/>
      <w:r w:rsidRPr="698E0E38">
        <w:t>Silhouette Method</w:t>
      </w:r>
      <w:bookmarkEnd w:id="39"/>
    </w:p>
    <w:p w14:paraId="2AC84D48" w14:textId="1B073ED6" w:rsidR="2070596C" w:rsidRDefault="2070596C" w:rsidP="5442AF9E">
      <w:pPr>
        <w:spacing w:line="360" w:lineRule="auto"/>
        <w:jc w:val="both"/>
        <w:rPr>
          <w:rFonts w:ascii="Arial" w:eastAsia="Arial" w:hAnsi="Arial" w:cs="Arial"/>
        </w:rPr>
      </w:pPr>
    </w:p>
    <w:p w14:paraId="7E2ECDBC" w14:textId="080F9CDA" w:rsidR="12614B49" w:rsidRDefault="67EDF383" w:rsidP="5920627A">
      <w:pPr>
        <w:spacing w:line="360" w:lineRule="auto"/>
        <w:ind w:firstLine="708"/>
        <w:jc w:val="both"/>
        <w:rPr>
          <w:rFonts w:ascii="Arial" w:eastAsia="Arial" w:hAnsi="Arial" w:cs="Arial"/>
        </w:rPr>
      </w:pPr>
      <w:r w:rsidRPr="698E0E38">
        <w:rPr>
          <w:rFonts w:ascii="Arial" w:eastAsia="Arial" w:hAnsi="Arial" w:cs="Arial"/>
        </w:rPr>
        <w:t>We used the Silhouette score to validate the number of clusters suggested by the elbow method and subsequently considered in KMeans. The Silhouette score (often referred to as the silhouette coefficient</w:t>
      </w:r>
      <w:r w:rsidR="09B510F3" w:rsidRPr="698E0E38">
        <w:rPr>
          <w:rFonts w:ascii="Arial" w:eastAsia="Arial" w:hAnsi="Arial" w:cs="Arial"/>
        </w:rPr>
        <w:t xml:space="preserve"> in some literature</w:t>
      </w:r>
      <w:r w:rsidRPr="698E0E38">
        <w:rPr>
          <w:rFonts w:ascii="Arial" w:eastAsia="Arial" w:hAnsi="Arial" w:cs="Arial"/>
        </w:rPr>
        <w:t xml:space="preserve">) attempts to measure whether each data group fits into its cluster by comparing it with the nearest neighbouring clusters and evaluating the separation between clusters and the internal cohesion of each cluster. This allows for the assessment of the quality of our clustering. </w:t>
      </w:r>
    </w:p>
    <w:p w14:paraId="5E658E0C" w14:textId="7D4C22A5" w:rsidR="12614B49" w:rsidRDefault="67EDF383" w:rsidP="23D3FDBD">
      <w:pPr>
        <w:spacing w:line="360" w:lineRule="auto"/>
        <w:ind w:firstLine="708"/>
        <w:jc w:val="both"/>
        <w:rPr>
          <w:rFonts w:ascii="Arial" w:eastAsia="Arial" w:hAnsi="Arial" w:cs="Arial"/>
        </w:rPr>
      </w:pPr>
      <w:r w:rsidRPr="698E0E38">
        <w:rPr>
          <w:rFonts w:ascii="Arial" w:eastAsia="Arial" w:hAnsi="Arial" w:cs="Arial"/>
        </w:rPr>
        <w:t xml:space="preserve">From our research on the internet, there were two concepts important for calculating the silhouette coefficient that deserve clarification: </w:t>
      </w:r>
    </w:p>
    <w:p w14:paraId="15092FE5" w14:textId="68433B36" w:rsidR="12614B49" w:rsidRDefault="67EDF383" w:rsidP="5442AF9E">
      <w:pPr>
        <w:pStyle w:val="ListParagraph"/>
        <w:numPr>
          <w:ilvl w:val="0"/>
          <w:numId w:val="23"/>
        </w:numPr>
        <w:spacing w:line="360" w:lineRule="auto"/>
        <w:jc w:val="both"/>
        <w:rPr>
          <w:rFonts w:ascii="Arial" w:eastAsia="Arial" w:hAnsi="Arial" w:cs="Arial"/>
        </w:rPr>
      </w:pPr>
      <w:r w:rsidRPr="698E0E38">
        <w:rPr>
          <w:rFonts w:ascii="Arial" w:eastAsia="Arial" w:hAnsi="Arial" w:cs="Arial"/>
          <w:b/>
          <w:bCs/>
          <w:i/>
          <w:iCs/>
          <w:u w:val="single"/>
        </w:rPr>
        <w:t>Intercluster</w:t>
      </w:r>
      <w:r w:rsidRPr="698E0E38">
        <w:rPr>
          <w:rFonts w:ascii="Arial" w:eastAsia="Arial" w:hAnsi="Arial" w:cs="Arial"/>
        </w:rPr>
        <w:t xml:space="preserve">: Refers to the differences between clusters and measures how separated groups are from each other. In this sense, the higher the value of "b" (intercluster distance), the further the clusters are from each other, indicating a good separation. </w:t>
      </w:r>
    </w:p>
    <w:p w14:paraId="0D00C398" w14:textId="00551683" w:rsidR="12614B49" w:rsidRDefault="67EDF383" w:rsidP="5442AF9E">
      <w:pPr>
        <w:pStyle w:val="ListParagraph"/>
        <w:numPr>
          <w:ilvl w:val="0"/>
          <w:numId w:val="23"/>
        </w:numPr>
        <w:spacing w:line="360" w:lineRule="auto"/>
        <w:jc w:val="both"/>
        <w:rPr>
          <w:rFonts w:ascii="Arial" w:eastAsia="Arial" w:hAnsi="Arial" w:cs="Arial"/>
        </w:rPr>
      </w:pPr>
      <w:r w:rsidRPr="698E0E38">
        <w:rPr>
          <w:rFonts w:ascii="Arial" w:eastAsia="Arial" w:hAnsi="Arial" w:cs="Arial"/>
          <w:b/>
          <w:bCs/>
          <w:i/>
          <w:iCs/>
          <w:u w:val="single"/>
        </w:rPr>
        <w:t>Intracluster</w:t>
      </w:r>
      <w:r w:rsidRPr="698E0E38">
        <w:rPr>
          <w:rFonts w:ascii="Arial" w:eastAsia="Arial" w:hAnsi="Arial" w:cs="Arial"/>
        </w:rPr>
        <w:t xml:space="preserve">: Refers to the similarity within a cluster and measures how close or related data points are within a specific group. A low value of "a" (intracluster distance) suggests a high internal cohesion of the cluster. </w:t>
      </w:r>
    </w:p>
    <w:p w14:paraId="1E07491C" w14:textId="4322D998" w:rsidR="12614B49" w:rsidRDefault="67EDF383" w:rsidP="23D3FDBD">
      <w:pPr>
        <w:spacing w:line="360" w:lineRule="auto"/>
        <w:ind w:firstLine="708"/>
        <w:jc w:val="both"/>
        <w:rPr>
          <w:rFonts w:ascii="Arial" w:eastAsia="Arial" w:hAnsi="Arial" w:cs="Arial"/>
        </w:rPr>
      </w:pPr>
      <w:r w:rsidRPr="698E0E38">
        <w:rPr>
          <w:rFonts w:ascii="Arial" w:eastAsia="Arial" w:hAnsi="Arial" w:cs="Arial"/>
        </w:rPr>
        <w:t xml:space="preserve">The silhouette coefficient calculation is done for each data point using the following mathematical formula: </w:t>
      </w:r>
    </w:p>
    <w:p w14:paraId="27AB8D36" w14:textId="13BB8DA3" w:rsidR="12614B49" w:rsidRDefault="000C222B" w:rsidP="1367DA03">
      <w:pPr>
        <w:spacing w:line="360" w:lineRule="auto"/>
        <w:jc w:val="both"/>
        <w:rPr>
          <w:rFonts w:ascii="Arial" w:eastAsia="Arial" w:hAnsi="Arial" w:cs="Arial"/>
        </w:rPr>
      </w:pPr>
      <m:oMathPara>
        <m:oMath>
          <m:r>
            <w:rPr>
              <w:rFonts w:ascii="Cambria Math" w:hAnsi="Cambria Math"/>
            </w:rPr>
            <m:t>s=</m:t>
          </m:r>
          <m:f>
            <m:fPr>
              <m:ctrlPr>
                <w:rPr>
                  <w:rFonts w:ascii="Cambria Math" w:hAnsi="Cambria Math"/>
                </w:rPr>
              </m:ctrlPr>
            </m:fPr>
            <m:num>
              <m:r>
                <w:rPr>
                  <w:rFonts w:ascii="Cambria Math" w:hAnsi="Cambria Math"/>
                </w:rPr>
                <m:t>b-a</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b-a</m:t>
                      </m:r>
                    </m:e>
                  </m:d>
                </m:e>
              </m:func>
            </m:den>
          </m:f>
        </m:oMath>
      </m:oMathPara>
    </w:p>
    <w:p w14:paraId="68EC3184" w14:textId="09D1E142" w:rsidR="12614B49" w:rsidRDefault="67EDF383" w:rsidP="5442AF9E">
      <w:pPr>
        <w:spacing w:line="360" w:lineRule="auto"/>
        <w:jc w:val="both"/>
        <w:rPr>
          <w:rFonts w:ascii="Arial" w:eastAsia="Arial" w:hAnsi="Arial" w:cs="Arial"/>
        </w:rPr>
      </w:pPr>
      <w:r w:rsidRPr="698E0E38">
        <w:rPr>
          <w:rFonts w:ascii="Arial" w:eastAsia="Arial" w:hAnsi="Arial" w:cs="Arial"/>
        </w:rPr>
        <w:t xml:space="preserve">where "a" is the intracluster coefficient and "b" is the intercluster coefficient. If "a" is smaller than "b", the silhouette will be positive, indicating that the point is closer to the cluster it belongs to than any other cluster. </w:t>
      </w:r>
    </w:p>
    <w:p w14:paraId="17049F74" w14:textId="0089C929" w:rsidR="12614B49" w:rsidRDefault="67EDF383" w:rsidP="12AA62DE">
      <w:pPr>
        <w:spacing w:line="360" w:lineRule="auto"/>
        <w:ind w:firstLine="708"/>
        <w:jc w:val="both"/>
        <w:rPr>
          <w:rFonts w:ascii="Arial" w:eastAsia="Arial" w:hAnsi="Arial" w:cs="Arial"/>
        </w:rPr>
      </w:pPr>
      <w:r w:rsidRPr="698E0E38">
        <w:rPr>
          <w:rFonts w:ascii="Arial" w:eastAsia="Arial" w:hAnsi="Arial" w:cs="Arial"/>
        </w:rPr>
        <w:t xml:space="preserve">The resulting coefficient values vary between -1 and 1 and have the following meaning: </w:t>
      </w:r>
    </w:p>
    <w:p w14:paraId="674BBEC8" w14:textId="56A310AF" w:rsidR="12614B49" w:rsidRDefault="67EDF383" w:rsidP="5442AF9E">
      <w:pPr>
        <w:pStyle w:val="ListParagraph"/>
        <w:numPr>
          <w:ilvl w:val="0"/>
          <w:numId w:val="24"/>
        </w:numPr>
        <w:spacing w:line="360" w:lineRule="auto"/>
        <w:jc w:val="both"/>
        <w:rPr>
          <w:rFonts w:ascii="Arial" w:eastAsia="Arial" w:hAnsi="Arial" w:cs="Arial"/>
        </w:rPr>
      </w:pPr>
      <w:r w:rsidRPr="698E0E38">
        <w:rPr>
          <w:rFonts w:ascii="Arial" w:eastAsia="Arial" w:hAnsi="Arial" w:cs="Arial"/>
        </w:rPr>
        <w:t xml:space="preserve">A value close to 1 indicates that the clusters are dense and well-separated. </w:t>
      </w:r>
    </w:p>
    <w:p w14:paraId="6199646A" w14:textId="34E2386E" w:rsidR="12614B49" w:rsidRDefault="67EDF383" w:rsidP="5442AF9E">
      <w:pPr>
        <w:pStyle w:val="ListParagraph"/>
        <w:numPr>
          <w:ilvl w:val="0"/>
          <w:numId w:val="24"/>
        </w:numPr>
        <w:spacing w:line="360" w:lineRule="auto"/>
        <w:jc w:val="both"/>
        <w:rPr>
          <w:rFonts w:ascii="Arial" w:eastAsia="Arial" w:hAnsi="Arial" w:cs="Arial"/>
        </w:rPr>
      </w:pPr>
      <w:r w:rsidRPr="698E0E38">
        <w:rPr>
          <w:rFonts w:ascii="Arial" w:eastAsia="Arial" w:hAnsi="Arial" w:cs="Arial"/>
        </w:rPr>
        <w:t>A value close to 0 suggests that the clusters are overlapping</w:t>
      </w:r>
      <w:r w:rsidR="721EAC54" w:rsidRPr="698E0E38">
        <w:rPr>
          <w:rFonts w:ascii="Arial" w:eastAsia="Arial" w:hAnsi="Arial" w:cs="Arial"/>
        </w:rPr>
        <w:t xml:space="preserve"> or</w:t>
      </w:r>
      <w:r w:rsidRPr="698E0E38">
        <w:rPr>
          <w:rFonts w:ascii="Arial" w:eastAsia="Arial" w:hAnsi="Arial" w:cs="Arial"/>
        </w:rPr>
        <w:t xml:space="preserve"> </w:t>
      </w:r>
      <w:bookmarkStart w:id="40" w:name="_Int_FaSvHgy5"/>
      <w:r w:rsidRPr="698E0E38">
        <w:rPr>
          <w:rFonts w:ascii="Arial" w:eastAsia="Arial" w:hAnsi="Arial" w:cs="Arial"/>
        </w:rPr>
        <w:t>indistinct</w:t>
      </w:r>
      <w:r w:rsidR="5F25D86F" w:rsidRPr="698E0E38">
        <w:rPr>
          <w:rFonts w:ascii="Arial" w:eastAsia="Arial" w:hAnsi="Arial" w:cs="Arial"/>
        </w:rPr>
        <w:t>,</w:t>
      </w:r>
      <w:r w:rsidR="24583F58" w:rsidRPr="698E0E38">
        <w:rPr>
          <w:rFonts w:ascii="Arial" w:eastAsia="Arial" w:hAnsi="Arial" w:cs="Arial"/>
        </w:rPr>
        <w:t xml:space="preserve"> </w:t>
      </w:r>
      <w:r w:rsidRPr="698E0E38">
        <w:rPr>
          <w:rFonts w:ascii="Arial" w:eastAsia="Arial" w:hAnsi="Arial" w:cs="Arial"/>
        </w:rPr>
        <w:t>or</w:t>
      </w:r>
      <w:bookmarkEnd w:id="40"/>
      <w:r w:rsidRPr="698E0E38">
        <w:rPr>
          <w:rFonts w:ascii="Arial" w:eastAsia="Arial" w:hAnsi="Arial" w:cs="Arial"/>
        </w:rPr>
        <w:t xml:space="preserve"> may also indicate the presence of outliers. </w:t>
      </w:r>
    </w:p>
    <w:p w14:paraId="3BAA84D1" w14:textId="4BFAD296" w:rsidR="12614B49" w:rsidRDefault="67EDF383" w:rsidP="5442AF9E">
      <w:pPr>
        <w:pStyle w:val="ListParagraph"/>
        <w:numPr>
          <w:ilvl w:val="0"/>
          <w:numId w:val="24"/>
        </w:numPr>
        <w:spacing w:line="360" w:lineRule="auto"/>
        <w:jc w:val="both"/>
        <w:rPr>
          <w:rFonts w:ascii="Arial" w:eastAsia="Arial" w:hAnsi="Arial" w:cs="Arial"/>
        </w:rPr>
      </w:pPr>
      <w:r w:rsidRPr="698E0E38">
        <w:rPr>
          <w:rFonts w:ascii="Arial" w:eastAsia="Arial" w:hAnsi="Arial" w:cs="Arial"/>
        </w:rPr>
        <w:t xml:space="preserve">Negative values indicate that clustering may be incorrect, with misallocated points or overlapping clusters, or may also indicate the presence of outliers. </w:t>
      </w:r>
    </w:p>
    <w:p w14:paraId="3238190D" w14:textId="67526203" w:rsidR="12614B49" w:rsidRDefault="67EDF383" w:rsidP="3B700AEB">
      <w:pPr>
        <w:spacing w:line="360" w:lineRule="auto"/>
        <w:ind w:firstLine="708"/>
        <w:jc w:val="both"/>
        <w:rPr>
          <w:rFonts w:ascii="Arial" w:eastAsia="Arial" w:hAnsi="Arial" w:cs="Arial"/>
        </w:rPr>
      </w:pPr>
      <w:r w:rsidRPr="698E0E38">
        <w:rPr>
          <w:rFonts w:ascii="Arial" w:eastAsia="Arial" w:hAnsi="Arial" w:cs="Arial"/>
        </w:rPr>
        <w:t>In conclusion regarding the previously presented information, the silhouette score is useful for choosing the optimal number of clusters in algorithms such as k-means, which is the case in our academic work. Therefore, we used the Silhouette score to have greater confidence that the number of clusters we considered for our datasets was correct.</w:t>
      </w:r>
    </w:p>
    <w:p w14:paraId="1EF24D35" w14:textId="55B9E65A" w:rsidR="57347AAD" w:rsidRDefault="57347AAD" w:rsidP="1367DA03">
      <w:pPr>
        <w:spacing w:line="360" w:lineRule="auto"/>
        <w:jc w:val="both"/>
        <w:rPr>
          <w:rFonts w:ascii="Arial" w:eastAsia="Arial" w:hAnsi="Arial" w:cs="Arial"/>
        </w:rPr>
      </w:pPr>
      <w:r w:rsidRPr="698E0E38">
        <w:rPr>
          <w:rFonts w:ascii="Arial" w:eastAsia="Arial" w:hAnsi="Arial" w:cs="Arial"/>
        </w:rPr>
        <w:br w:type="page"/>
      </w:r>
    </w:p>
    <w:p w14:paraId="787B1E33" w14:textId="14431E69" w:rsidR="62D5DFC4" w:rsidRDefault="62D5DFC4" w:rsidP="698E0E38">
      <w:pPr>
        <w:pStyle w:val="Heading2"/>
        <w:numPr>
          <w:ilvl w:val="0"/>
          <w:numId w:val="1"/>
        </w:numPr>
        <w:spacing w:line="360" w:lineRule="auto"/>
        <w:jc w:val="both"/>
      </w:pPr>
      <w:bookmarkStart w:id="41" w:name="_Toc1680472851"/>
      <w:r w:rsidRPr="698E0E38">
        <w:t>PCA</w:t>
      </w:r>
      <w:bookmarkEnd w:id="41"/>
    </w:p>
    <w:p w14:paraId="4F6E15E6" w14:textId="31F36047" w:rsidR="1DA2BF95" w:rsidRDefault="1DA2BF95" w:rsidP="1367DA03">
      <w:pPr>
        <w:spacing w:line="360" w:lineRule="auto"/>
        <w:jc w:val="both"/>
        <w:rPr>
          <w:rFonts w:ascii="Arial" w:eastAsia="Arial" w:hAnsi="Arial" w:cs="Arial"/>
        </w:rPr>
      </w:pPr>
    </w:p>
    <w:p w14:paraId="479B0678" w14:textId="26849DC3" w:rsidR="3112A7AF" w:rsidRDefault="11E39FED" w:rsidP="555221F2">
      <w:pPr>
        <w:spacing w:line="360" w:lineRule="auto"/>
        <w:ind w:firstLine="708"/>
        <w:jc w:val="both"/>
        <w:rPr>
          <w:rFonts w:ascii="Arial" w:eastAsia="Arial" w:hAnsi="Arial" w:cs="Arial"/>
        </w:rPr>
      </w:pPr>
      <w:r w:rsidRPr="698E0E38">
        <w:rPr>
          <w:rFonts w:ascii="Arial" w:eastAsia="Arial" w:hAnsi="Arial" w:cs="Arial"/>
        </w:rPr>
        <w:t>Principal component analysis (PCA) was originally invented in 1901 by an Englishman called Karl Pearson (funny fact: he was the founder of the Department of Applied Statistics at University College London in 1911). PCA is a statistical technique used to reduce the dimensionality of a dataset, keeping as much relevant information as possible. In practice, PCA transforms a large dataset (with many variables) into a new dataset with fewer variables. The last are the linear combinations of the original variables and called principal components ('PCs').</w:t>
      </w:r>
    </w:p>
    <w:p w14:paraId="64D248C7" w14:textId="495C8C35" w:rsidR="3112A7AF" w:rsidRDefault="11E39FED" w:rsidP="1367DA03">
      <w:pPr>
        <w:spacing w:line="360" w:lineRule="auto"/>
        <w:jc w:val="both"/>
        <w:rPr>
          <w:rFonts w:ascii="Arial" w:eastAsia="Arial" w:hAnsi="Arial" w:cs="Arial"/>
        </w:rPr>
      </w:pPr>
      <w:r w:rsidRPr="698E0E38">
        <w:rPr>
          <w:rFonts w:ascii="Arial" w:eastAsia="Arial" w:hAnsi="Arial" w:cs="Arial"/>
        </w:rPr>
        <w:t xml:space="preserve"> </w:t>
      </w:r>
      <w:r>
        <w:tab/>
      </w:r>
      <w:r w:rsidRPr="698E0E38">
        <w:rPr>
          <w:rFonts w:ascii="Arial" w:eastAsia="Arial" w:hAnsi="Arial" w:cs="Arial"/>
        </w:rPr>
        <w:t>Thus, two of its main purposes are:</w:t>
      </w:r>
    </w:p>
    <w:p w14:paraId="432987DD" w14:textId="1896BB58" w:rsidR="3112A7AF" w:rsidRDefault="11E39FED" w:rsidP="1367DA03">
      <w:pPr>
        <w:spacing w:line="360" w:lineRule="auto"/>
        <w:jc w:val="both"/>
        <w:rPr>
          <w:rFonts w:ascii="Arial" w:eastAsia="Arial" w:hAnsi="Arial" w:cs="Arial"/>
        </w:rPr>
      </w:pPr>
      <w:r w:rsidRPr="698E0E38">
        <w:rPr>
          <w:rFonts w:ascii="Arial" w:eastAsia="Arial" w:hAnsi="Arial" w:cs="Arial"/>
        </w:rPr>
        <w:t xml:space="preserve">1) </w:t>
      </w:r>
      <w:r w:rsidRPr="698E0E38">
        <w:rPr>
          <w:rFonts w:ascii="Arial" w:eastAsia="Arial" w:hAnsi="Arial" w:cs="Arial"/>
          <w:b/>
          <w:bCs/>
          <w:u w:val="single"/>
        </w:rPr>
        <w:t>Reduction of dimensionality</w:t>
      </w:r>
      <w:r w:rsidRPr="698E0E38">
        <w:rPr>
          <w:rFonts w:ascii="Arial" w:eastAsia="Arial" w:hAnsi="Arial" w:cs="Arial"/>
        </w:rPr>
        <w:t>: PCA is used to reduce the number of variables in a dataset, easing the analysis and visualization, plus simplifying statistical models. It was essentially for this purpose that our group used this technique in this work.</w:t>
      </w:r>
    </w:p>
    <w:p w14:paraId="482D1058" w14:textId="334027D6" w:rsidR="3112A7AF" w:rsidRDefault="11E39FED" w:rsidP="1367DA03">
      <w:pPr>
        <w:spacing w:line="360" w:lineRule="auto"/>
        <w:jc w:val="both"/>
        <w:rPr>
          <w:rFonts w:ascii="Arial" w:eastAsia="Arial" w:hAnsi="Arial" w:cs="Arial"/>
        </w:rPr>
      </w:pPr>
      <w:r w:rsidRPr="698E0E38">
        <w:rPr>
          <w:rFonts w:ascii="Arial" w:eastAsia="Arial" w:hAnsi="Arial" w:cs="Arial"/>
        </w:rPr>
        <w:t xml:space="preserve">2) </w:t>
      </w:r>
      <w:r w:rsidRPr="698E0E38">
        <w:rPr>
          <w:rFonts w:ascii="Arial" w:eastAsia="Arial" w:hAnsi="Arial" w:cs="Arial"/>
          <w:b/>
          <w:bCs/>
          <w:u w:val="single"/>
        </w:rPr>
        <w:t>Performance enhancer</w:t>
      </w:r>
      <w:r w:rsidRPr="698E0E38">
        <w:rPr>
          <w:rFonts w:ascii="Arial" w:eastAsia="Arial" w:hAnsi="Arial" w:cs="Arial"/>
        </w:rPr>
        <w:t>: By reducing the number of variables, PCA can improve the performance of machine learning algorithms, especially for large data sets. Making a bridge with our work, would not be the reason for using it, since we have relatively few variables.</w:t>
      </w:r>
    </w:p>
    <w:p w14:paraId="469854B6" w14:textId="1CF5F9C2" w:rsidR="3112A7AF" w:rsidRDefault="11E39FED" w:rsidP="555221F2">
      <w:pPr>
        <w:spacing w:line="360" w:lineRule="auto"/>
        <w:ind w:firstLine="708"/>
        <w:jc w:val="both"/>
        <w:rPr>
          <w:rFonts w:ascii="Arial" w:eastAsia="Arial" w:hAnsi="Arial" w:cs="Arial"/>
        </w:rPr>
      </w:pPr>
      <w:r w:rsidRPr="698E0E38">
        <w:rPr>
          <w:rFonts w:ascii="Arial" w:eastAsia="Arial" w:hAnsi="Arial" w:cs="Arial"/>
        </w:rPr>
        <w:t>Additionally, before applying PCA, the data must be previously normalized, to ensure that all variables have the same influence. Thereafter, PCA calculates the covariance matrix to understand how the variables correlate with each other. Subsequently, the eigenvalues and eigenvectors of this matrix are found, which represent the direction and magnitude of variation in the data.</w:t>
      </w:r>
    </w:p>
    <w:p w14:paraId="27D0CE5D" w14:textId="2FE9A2D3" w:rsidR="3112A7AF" w:rsidRDefault="11E39FED" w:rsidP="555221F2">
      <w:pPr>
        <w:spacing w:line="360" w:lineRule="auto"/>
        <w:ind w:firstLine="708"/>
        <w:jc w:val="both"/>
        <w:rPr>
          <w:rFonts w:ascii="Arial" w:eastAsia="Arial" w:hAnsi="Arial" w:cs="Arial"/>
        </w:rPr>
      </w:pPr>
      <w:r w:rsidRPr="698E0E38">
        <w:rPr>
          <w:rFonts w:ascii="Arial" w:eastAsia="Arial" w:hAnsi="Arial" w:cs="Arial"/>
        </w:rPr>
        <w:t xml:space="preserve">Eigenvalues indicate the variance each principal component captures from the original data set. </w:t>
      </w:r>
    </w:p>
    <w:p w14:paraId="0F0DDFDE" w14:textId="28D053CF" w:rsidR="3112A7AF" w:rsidRDefault="11E39FED" w:rsidP="555221F2">
      <w:pPr>
        <w:spacing w:line="360" w:lineRule="auto"/>
        <w:ind w:firstLine="708"/>
        <w:jc w:val="both"/>
        <w:rPr>
          <w:rFonts w:ascii="Arial" w:eastAsia="Arial" w:hAnsi="Arial" w:cs="Arial"/>
        </w:rPr>
      </w:pPr>
      <w:r w:rsidRPr="698E0E38">
        <w:rPr>
          <w:rFonts w:ascii="Arial" w:eastAsia="Arial" w:hAnsi="Arial" w:cs="Arial"/>
        </w:rPr>
        <w:t>Eigenvectors represent the directions of these variations. Normally, the main components are chosen in order of explained variance, keeping those with the highest variance. Then, the data can be transformed to this new space defined by the selected CPs.</w:t>
      </w:r>
    </w:p>
    <w:p w14:paraId="57D59A20" w14:textId="33C0761B" w:rsidR="3112A7AF" w:rsidRDefault="11E39FED" w:rsidP="555221F2">
      <w:pPr>
        <w:spacing w:line="360" w:lineRule="auto"/>
        <w:ind w:firstLine="708"/>
        <w:jc w:val="both"/>
        <w:rPr>
          <w:rFonts w:ascii="Arial" w:eastAsia="Arial" w:hAnsi="Arial" w:cs="Arial"/>
        </w:rPr>
      </w:pPr>
      <w:r w:rsidRPr="698E0E38">
        <w:rPr>
          <w:rFonts w:ascii="Arial" w:eastAsia="Arial" w:hAnsi="Arial" w:cs="Arial"/>
        </w:rPr>
        <w:t xml:space="preserve">At the interpretation level, the proportion of variance explained by each principal component helps determine how many components must be maintained to retain </w:t>
      </w:r>
      <w:r w:rsidR="4CD57485" w:rsidRPr="698E0E38">
        <w:rPr>
          <w:rFonts w:ascii="Arial" w:eastAsia="Arial" w:hAnsi="Arial" w:cs="Arial"/>
        </w:rPr>
        <w:t>a sizeable portion</w:t>
      </w:r>
      <w:r w:rsidRPr="698E0E38">
        <w:rPr>
          <w:rFonts w:ascii="Arial" w:eastAsia="Arial" w:hAnsi="Arial" w:cs="Arial"/>
        </w:rPr>
        <w:t xml:space="preserve"> of the information. Another factor is the loading of each main component, which shows how each original variable contributes to each PC.</w:t>
      </w:r>
    </w:p>
    <w:p w14:paraId="085F4FDD" w14:textId="12D59FD7" w:rsidR="562E963A" w:rsidRDefault="11E39FED" w:rsidP="3F944B63">
      <w:pPr>
        <w:spacing w:line="360" w:lineRule="auto"/>
        <w:ind w:firstLine="708"/>
        <w:jc w:val="both"/>
        <w:rPr>
          <w:rFonts w:ascii="Arial" w:eastAsia="Arial" w:hAnsi="Arial" w:cs="Arial"/>
        </w:rPr>
      </w:pPr>
      <w:r w:rsidRPr="698E0E38">
        <w:rPr>
          <w:rFonts w:ascii="Arial" w:eastAsia="Arial" w:hAnsi="Arial" w:cs="Arial"/>
        </w:rPr>
        <w:t>Finally, the literature used during this paper stated that PCA is widely used in data visualization, preprocessing for machine learning algorithms and data compression, among others. It allows you to visualize complex data in 2D or 3D spaces, reducing the complexity of the dataset while maintaining the most relevant information.</w:t>
      </w:r>
    </w:p>
    <w:p w14:paraId="30340840" w14:textId="46D06893" w:rsidR="0D31092D" w:rsidRDefault="0D31092D" w:rsidP="1367DA03">
      <w:pPr>
        <w:spacing w:line="360" w:lineRule="auto"/>
        <w:jc w:val="both"/>
        <w:rPr>
          <w:rFonts w:ascii="Arial" w:eastAsia="Arial" w:hAnsi="Arial" w:cs="Arial"/>
        </w:rPr>
      </w:pPr>
      <w:r>
        <w:rPr>
          <w:noProof/>
        </w:rPr>
        <w:drawing>
          <wp:inline distT="0" distB="0" distL="0" distR="0" wp14:anchorId="0012A9CC" wp14:editId="08ABE578">
            <wp:extent cx="4023360" cy="1646243"/>
            <wp:effectExtent l="0" t="0" r="0" b="0"/>
            <wp:docPr id="1147141370" name="Picture 114714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141370"/>
                    <pic:cNvPicPr/>
                  </pic:nvPicPr>
                  <pic:blipFill>
                    <a:blip r:embed="rId31">
                      <a:extLst>
                        <a:ext uri="{28A0092B-C50C-407E-A947-70E740481C1C}">
                          <a14:useLocalDpi xmlns:a14="http://schemas.microsoft.com/office/drawing/2010/main" val="0"/>
                        </a:ext>
                      </a:extLst>
                    </a:blip>
                    <a:stretch>
                      <a:fillRect/>
                    </a:stretch>
                  </pic:blipFill>
                  <pic:spPr>
                    <a:xfrm>
                      <a:off x="0" y="0"/>
                      <a:ext cx="4023360" cy="1646243"/>
                    </a:xfrm>
                    <a:prstGeom prst="rect">
                      <a:avLst/>
                    </a:prstGeom>
                  </pic:spPr>
                </pic:pic>
              </a:graphicData>
            </a:graphic>
          </wp:inline>
        </w:drawing>
      </w:r>
    </w:p>
    <w:p w14:paraId="5970BF5F" w14:textId="5407A595" w:rsidR="6EBA9103" w:rsidRDefault="6EBA9103" w:rsidP="1367DA03">
      <w:pPr>
        <w:spacing w:line="360" w:lineRule="auto"/>
        <w:jc w:val="both"/>
        <w:rPr>
          <w:rFonts w:ascii="Arial" w:eastAsia="Arial" w:hAnsi="Arial" w:cs="Arial"/>
        </w:rPr>
      </w:pPr>
      <w:r w:rsidRPr="698E0E38">
        <w:rPr>
          <w:rFonts w:ascii="Arial" w:eastAsia="Arial" w:hAnsi="Arial" w:cs="Arial"/>
        </w:rPr>
        <w:t xml:space="preserve">Figure </w:t>
      </w:r>
      <w:r w:rsidR="04097BD2" w:rsidRPr="698E0E38">
        <w:rPr>
          <w:rFonts w:ascii="Arial" w:eastAsia="Arial" w:hAnsi="Arial" w:cs="Arial"/>
        </w:rPr>
        <w:t>16</w:t>
      </w:r>
      <w:r w:rsidR="588108F0" w:rsidRPr="698E0E38">
        <w:rPr>
          <w:rFonts w:ascii="Arial" w:eastAsia="Arial" w:hAnsi="Arial" w:cs="Arial"/>
        </w:rPr>
        <w:t xml:space="preserve"> – </w:t>
      </w:r>
      <w:r w:rsidR="35CCB48A" w:rsidRPr="698E0E38">
        <w:rPr>
          <w:rFonts w:ascii="Arial" w:eastAsia="Arial" w:hAnsi="Arial" w:cs="Arial"/>
        </w:rPr>
        <w:t>Dataset “</w:t>
      </w:r>
      <w:r w:rsidR="0D31092D" w:rsidRPr="698E0E38">
        <w:rPr>
          <w:rFonts w:ascii="Arial" w:eastAsia="Arial" w:hAnsi="Arial" w:cs="Arial"/>
        </w:rPr>
        <w:t>Digital_Contact</w:t>
      </w:r>
      <w:r w:rsidR="085608A6" w:rsidRPr="698E0E38">
        <w:rPr>
          <w:rFonts w:ascii="Arial" w:eastAsia="Arial" w:hAnsi="Arial" w:cs="Arial"/>
        </w:rPr>
        <w:t xml:space="preserve">” statistical </w:t>
      </w:r>
      <w:r w:rsidR="588108F0" w:rsidRPr="698E0E38">
        <w:rPr>
          <w:rFonts w:ascii="Arial" w:eastAsia="Arial" w:hAnsi="Arial" w:cs="Arial"/>
        </w:rPr>
        <w:t>description</w:t>
      </w:r>
    </w:p>
    <w:p w14:paraId="7706E051" w14:textId="0EA84307" w:rsidR="3112A7AF" w:rsidRDefault="3112A7AF" w:rsidP="1367DA03">
      <w:pPr>
        <w:spacing w:line="360" w:lineRule="auto"/>
        <w:jc w:val="both"/>
        <w:rPr>
          <w:rFonts w:ascii="Arial" w:eastAsia="Arial" w:hAnsi="Arial" w:cs="Arial"/>
        </w:rPr>
      </w:pPr>
    </w:p>
    <w:p w14:paraId="1B128091" w14:textId="46D06893" w:rsidR="2C44A070" w:rsidRDefault="2C44A070" w:rsidP="1367DA03">
      <w:pPr>
        <w:spacing w:line="360" w:lineRule="auto"/>
        <w:jc w:val="both"/>
        <w:rPr>
          <w:rFonts w:ascii="Arial" w:eastAsia="Arial" w:hAnsi="Arial" w:cs="Arial"/>
        </w:rPr>
      </w:pPr>
      <w:r>
        <w:rPr>
          <w:noProof/>
        </w:rPr>
        <w:drawing>
          <wp:inline distT="0" distB="0" distL="0" distR="0" wp14:anchorId="77915AA3" wp14:editId="24B802B3">
            <wp:extent cx="3108960" cy="2143156"/>
            <wp:effectExtent l="0" t="0" r="0" b="0"/>
            <wp:docPr id="455535774" name="Picture 455535774" title="A inserir a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535774"/>
                    <pic:cNvPicPr/>
                  </pic:nvPicPr>
                  <pic:blipFill>
                    <a:blip r:embed="rId32">
                      <a:extLst>
                        <a:ext uri="{28A0092B-C50C-407E-A947-70E740481C1C}">
                          <a14:useLocalDpi xmlns:a14="http://schemas.microsoft.com/office/drawing/2010/main" val="0"/>
                        </a:ext>
                      </a:extLst>
                    </a:blip>
                    <a:stretch>
                      <a:fillRect/>
                    </a:stretch>
                  </pic:blipFill>
                  <pic:spPr>
                    <a:xfrm>
                      <a:off x="0" y="0"/>
                      <a:ext cx="3108960" cy="2143156"/>
                    </a:xfrm>
                    <a:prstGeom prst="rect">
                      <a:avLst/>
                    </a:prstGeom>
                  </pic:spPr>
                </pic:pic>
              </a:graphicData>
            </a:graphic>
          </wp:inline>
        </w:drawing>
      </w:r>
    </w:p>
    <w:p w14:paraId="505ECF03" w14:textId="70949DEE" w:rsidR="3A2D8628" w:rsidRDefault="3A2D8628" w:rsidP="1367DA03">
      <w:pPr>
        <w:spacing w:line="360" w:lineRule="auto"/>
        <w:jc w:val="both"/>
        <w:rPr>
          <w:rFonts w:ascii="Arial" w:eastAsia="Arial" w:hAnsi="Arial" w:cs="Arial"/>
        </w:rPr>
      </w:pPr>
      <w:r w:rsidRPr="698E0E38">
        <w:rPr>
          <w:rFonts w:ascii="Arial" w:eastAsia="Arial" w:hAnsi="Arial" w:cs="Arial"/>
        </w:rPr>
        <w:t>Figure</w:t>
      </w:r>
      <w:r w:rsidR="4D344204" w:rsidRPr="698E0E38">
        <w:rPr>
          <w:rFonts w:ascii="Arial" w:eastAsia="Arial" w:hAnsi="Arial" w:cs="Arial"/>
        </w:rPr>
        <w:t xml:space="preserve"> </w:t>
      </w:r>
      <w:r w:rsidR="135198D9" w:rsidRPr="698E0E38">
        <w:rPr>
          <w:rFonts w:ascii="Arial" w:eastAsia="Arial" w:hAnsi="Arial" w:cs="Arial"/>
        </w:rPr>
        <w:t>17</w:t>
      </w:r>
      <w:r w:rsidR="4D344204" w:rsidRPr="698E0E38">
        <w:rPr>
          <w:rFonts w:ascii="Arial" w:eastAsia="Arial" w:hAnsi="Arial" w:cs="Arial"/>
        </w:rPr>
        <w:t xml:space="preserve"> – Age distribution</w:t>
      </w:r>
    </w:p>
    <w:p w14:paraId="0BE23D40" w14:textId="7A2D3CCE" w:rsidR="3112A7AF" w:rsidRDefault="3112A7AF" w:rsidP="1367DA03">
      <w:pPr>
        <w:spacing w:line="360" w:lineRule="auto"/>
        <w:jc w:val="both"/>
        <w:rPr>
          <w:rFonts w:ascii="Arial" w:eastAsia="Arial" w:hAnsi="Arial" w:cs="Arial"/>
        </w:rPr>
      </w:pPr>
    </w:p>
    <w:p w14:paraId="1270A9A6" w14:textId="46D06893" w:rsidR="6F2E4F80" w:rsidRDefault="6F2E4F80" w:rsidP="1367DA03">
      <w:pPr>
        <w:spacing w:line="360" w:lineRule="auto"/>
        <w:jc w:val="both"/>
        <w:rPr>
          <w:rFonts w:ascii="Arial" w:eastAsia="Arial" w:hAnsi="Arial" w:cs="Arial"/>
        </w:rPr>
      </w:pPr>
      <w:r>
        <w:rPr>
          <w:noProof/>
        </w:rPr>
        <w:drawing>
          <wp:inline distT="0" distB="0" distL="0" distR="0" wp14:anchorId="24B459CB" wp14:editId="4D9C548C">
            <wp:extent cx="4206240" cy="2522260"/>
            <wp:effectExtent l="0" t="0" r="0" b="0"/>
            <wp:docPr id="571439816" name="Picture 57143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439816"/>
                    <pic:cNvPicPr/>
                  </pic:nvPicPr>
                  <pic:blipFill>
                    <a:blip r:embed="rId33">
                      <a:extLst>
                        <a:ext uri="{28A0092B-C50C-407E-A947-70E740481C1C}">
                          <a14:useLocalDpi xmlns:a14="http://schemas.microsoft.com/office/drawing/2010/main" val="0"/>
                        </a:ext>
                      </a:extLst>
                    </a:blip>
                    <a:stretch>
                      <a:fillRect/>
                    </a:stretch>
                  </pic:blipFill>
                  <pic:spPr>
                    <a:xfrm>
                      <a:off x="0" y="0"/>
                      <a:ext cx="4206240" cy="2522260"/>
                    </a:xfrm>
                    <a:prstGeom prst="rect">
                      <a:avLst/>
                    </a:prstGeom>
                  </pic:spPr>
                </pic:pic>
              </a:graphicData>
            </a:graphic>
          </wp:inline>
        </w:drawing>
      </w:r>
    </w:p>
    <w:p w14:paraId="7E132C65" w14:textId="769D2D9B" w:rsidR="3112A7AF" w:rsidRDefault="69DEB9A5" w:rsidP="1367DA03">
      <w:pPr>
        <w:spacing w:line="360" w:lineRule="auto"/>
        <w:jc w:val="both"/>
        <w:rPr>
          <w:rFonts w:ascii="Arial" w:eastAsia="Arial" w:hAnsi="Arial" w:cs="Arial"/>
        </w:rPr>
      </w:pPr>
      <w:r w:rsidRPr="698E0E38">
        <w:rPr>
          <w:rFonts w:ascii="Arial" w:eastAsia="Arial" w:hAnsi="Arial" w:cs="Arial"/>
        </w:rPr>
        <w:t>Figure</w:t>
      </w:r>
      <w:r w:rsidR="6F2E4F80" w:rsidRPr="698E0E38">
        <w:rPr>
          <w:rFonts w:ascii="Arial" w:eastAsia="Arial" w:hAnsi="Arial" w:cs="Arial"/>
        </w:rPr>
        <w:t xml:space="preserve"> </w:t>
      </w:r>
      <w:r w:rsidR="523949DD" w:rsidRPr="698E0E38">
        <w:rPr>
          <w:rFonts w:ascii="Arial" w:eastAsia="Arial" w:hAnsi="Arial" w:cs="Arial"/>
        </w:rPr>
        <w:t>18</w:t>
      </w:r>
      <w:r w:rsidR="6F2E4F80" w:rsidRPr="698E0E38">
        <w:rPr>
          <w:rFonts w:ascii="Arial" w:eastAsia="Arial" w:hAnsi="Arial" w:cs="Arial"/>
        </w:rPr>
        <w:t xml:space="preserve"> - </w:t>
      </w:r>
      <w:r w:rsidR="33F74991" w:rsidRPr="698E0E38">
        <w:rPr>
          <w:rFonts w:ascii="Arial" w:eastAsia="Arial" w:hAnsi="Arial" w:cs="Arial"/>
        </w:rPr>
        <w:t>Heatmap of normalized residuals from the contingency table of education level by dependent status</w:t>
      </w:r>
    </w:p>
    <w:p w14:paraId="65CC511B" w14:textId="46D06893" w:rsidR="6CEC6B7D" w:rsidRDefault="6CEC6B7D" w:rsidP="1367DA03">
      <w:pPr>
        <w:spacing w:line="360" w:lineRule="auto"/>
        <w:jc w:val="both"/>
        <w:rPr>
          <w:rFonts w:ascii="Arial" w:eastAsia="Arial" w:hAnsi="Arial" w:cs="Arial"/>
        </w:rPr>
      </w:pPr>
      <w:r>
        <w:rPr>
          <w:noProof/>
        </w:rPr>
        <w:drawing>
          <wp:inline distT="0" distB="0" distL="0" distR="0" wp14:anchorId="3C261E00" wp14:editId="63D5E9C2">
            <wp:extent cx="3200400" cy="2695988"/>
            <wp:effectExtent l="0" t="0" r="0" b="0"/>
            <wp:docPr id="1370737511" name="Picture 137073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737511"/>
                    <pic:cNvPicPr/>
                  </pic:nvPicPr>
                  <pic:blipFill>
                    <a:blip r:embed="rId34">
                      <a:extLst>
                        <a:ext uri="{28A0092B-C50C-407E-A947-70E740481C1C}">
                          <a14:useLocalDpi xmlns:a14="http://schemas.microsoft.com/office/drawing/2010/main" val="0"/>
                        </a:ext>
                      </a:extLst>
                    </a:blip>
                    <a:stretch>
                      <a:fillRect/>
                    </a:stretch>
                  </pic:blipFill>
                  <pic:spPr>
                    <a:xfrm>
                      <a:off x="0" y="0"/>
                      <a:ext cx="3200400" cy="2695988"/>
                    </a:xfrm>
                    <a:prstGeom prst="rect">
                      <a:avLst/>
                    </a:prstGeom>
                  </pic:spPr>
                </pic:pic>
              </a:graphicData>
            </a:graphic>
          </wp:inline>
        </w:drawing>
      </w:r>
    </w:p>
    <w:p w14:paraId="330990E2" w14:textId="7FB3CD10" w:rsidR="3FBADB48" w:rsidRDefault="3FBADB48" w:rsidP="1367DA03">
      <w:pPr>
        <w:spacing w:line="360" w:lineRule="auto"/>
        <w:jc w:val="both"/>
        <w:rPr>
          <w:rFonts w:ascii="Arial" w:eastAsia="Arial" w:hAnsi="Arial" w:cs="Arial"/>
        </w:rPr>
      </w:pPr>
      <w:r w:rsidRPr="698E0E38">
        <w:rPr>
          <w:rFonts w:ascii="Arial" w:eastAsia="Arial" w:hAnsi="Arial" w:cs="Arial"/>
        </w:rPr>
        <w:t xml:space="preserve">Figure </w:t>
      </w:r>
      <w:r w:rsidR="3C49E979" w:rsidRPr="698E0E38">
        <w:rPr>
          <w:rFonts w:ascii="Arial" w:eastAsia="Arial" w:hAnsi="Arial" w:cs="Arial"/>
        </w:rPr>
        <w:t>19</w:t>
      </w:r>
      <w:r w:rsidR="6CEC6B7D" w:rsidRPr="698E0E38">
        <w:rPr>
          <w:rFonts w:ascii="Arial" w:eastAsia="Arial" w:hAnsi="Arial" w:cs="Arial"/>
        </w:rPr>
        <w:t xml:space="preserve"> - Distribution of </w:t>
      </w:r>
      <w:r w:rsidR="529E6D38" w:rsidRPr="698E0E38">
        <w:rPr>
          <w:rFonts w:ascii="Arial" w:eastAsia="Arial" w:hAnsi="Arial" w:cs="Arial"/>
        </w:rPr>
        <w:t>d</w:t>
      </w:r>
      <w:r w:rsidR="6CEC6B7D" w:rsidRPr="698E0E38">
        <w:rPr>
          <w:rFonts w:ascii="Arial" w:eastAsia="Arial" w:hAnsi="Arial" w:cs="Arial"/>
        </w:rPr>
        <w:t xml:space="preserve">ependents by </w:t>
      </w:r>
      <w:r w:rsidR="4833285F" w:rsidRPr="698E0E38">
        <w:rPr>
          <w:rFonts w:ascii="Arial" w:eastAsia="Arial" w:hAnsi="Arial" w:cs="Arial"/>
        </w:rPr>
        <w:t>e</w:t>
      </w:r>
      <w:r w:rsidR="6CEC6B7D" w:rsidRPr="698E0E38">
        <w:rPr>
          <w:rFonts w:ascii="Arial" w:eastAsia="Arial" w:hAnsi="Arial" w:cs="Arial"/>
        </w:rPr>
        <w:t xml:space="preserve">ducation </w:t>
      </w:r>
      <w:r w:rsidR="2645D8B3" w:rsidRPr="698E0E38">
        <w:rPr>
          <w:rFonts w:ascii="Arial" w:eastAsia="Arial" w:hAnsi="Arial" w:cs="Arial"/>
        </w:rPr>
        <w:t>l</w:t>
      </w:r>
      <w:r w:rsidR="6CEC6B7D" w:rsidRPr="698E0E38">
        <w:rPr>
          <w:rFonts w:ascii="Arial" w:eastAsia="Arial" w:hAnsi="Arial" w:cs="Arial"/>
        </w:rPr>
        <w:t>evel</w:t>
      </w:r>
    </w:p>
    <w:p w14:paraId="415C3DC0" w14:textId="4B6CCAB4" w:rsidR="3112A7AF" w:rsidRDefault="3112A7AF" w:rsidP="698E0E38">
      <w:pPr>
        <w:spacing w:line="360" w:lineRule="auto"/>
        <w:jc w:val="both"/>
        <w:rPr>
          <w:rFonts w:ascii="Arial" w:eastAsia="Arial" w:hAnsi="Arial" w:cs="Arial"/>
        </w:rPr>
      </w:pPr>
    </w:p>
    <w:p w14:paraId="42D19B93" w14:textId="74E6C649" w:rsidR="3C686A9C" w:rsidRDefault="3C686A9C" w:rsidP="698E0E38">
      <w:pPr>
        <w:spacing w:line="360" w:lineRule="auto"/>
        <w:jc w:val="both"/>
        <w:rPr>
          <w:rFonts w:ascii="Arial" w:eastAsia="Arial" w:hAnsi="Arial" w:cs="Arial"/>
        </w:rPr>
      </w:pPr>
    </w:p>
    <w:p w14:paraId="29763D12" w14:textId="3736D5DA" w:rsidR="6B0FCA93" w:rsidRDefault="6B0FCA93" w:rsidP="1367DA03">
      <w:pPr>
        <w:spacing w:line="360" w:lineRule="auto"/>
        <w:jc w:val="both"/>
        <w:rPr>
          <w:rFonts w:ascii="Arial" w:eastAsia="Arial" w:hAnsi="Arial" w:cs="Arial"/>
        </w:rPr>
      </w:pPr>
    </w:p>
    <w:sectPr w:rsidR="6B0FCA93">
      <w:headerReference w:type="default"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D7449" w14:textId="77777777" w:rsidR="00D53014" w:rsidRDefault="00D53014">
      <w:pPr>
        <w:spacing w:after="0" w:line="240" w:lineRule="auto"/>
      </w:pPr>
      <w:r>
        <w:separator/>
      </w:r>
    </w:p>
  </w:endnote>
  <w:endnote w:type="continuationSeparator" w:id="0">
    <w:p w14:paraId="71D4AB79" w14:textId="77777777" w:rsidR="00D53014" w:rsidRDefault="00D53014">
      <w:pPr>
        <w:spacing w:after="0" w:line="240" w:lineRule="auto"/>
      </w:pPr>
      <w:r>
        <w:continuationSeparator/>
      </w:r>
    </w:p>
  </w:endnote>
  <w:endnote w:type="continuationNotice" w:id="1">
    <w:p w14:paraId="0B17DA1C" w14:textId="77777777" w:rsidR="00D53014" w:rsidRDefault="00D530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5B471" w14:textId="43F50B65" w:rsidR="744D6A59" w:rsidRDefault="744D6A59" w:rsidP="744D6A59">
    <w:pPr>
      <w:pStyle w:val="Footer"/>
      <w:jc w:val="right"/>
    </w:pPr>
    <w:r>
      <w:fldChar w:fldCharType="begin"/>
    </w:r>
    <w:r>
      <w:instrText>PAGE</w:instrText>
    </w:r>
    <w:r w:rsidR="00585E53">
      <w:fldChar w:fldCharType="separate"/>
    </w:r>
    <w:r>
      <w:fldChar w:fldCharType="end"/>
    </w:r>
  </w:p>
  <w:p w14:paraId="329ADF04" w14:textId="2386637F" w:rsidR="3112A7AF" w:rsidRDefault="3112A7AF" w:rsidP="3112A7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A41DD80" w14:paraId="7C2A4305" w14:textId="77777777" w:rsidTr="2A41DD80">
      <w:trPr>
        <w:trHeight w:val="300"/>
      </w:trPr>
      <w:tc>
        <w:tcPr>
          <w:tcW w:w="3005" w:type="dxa"/>
        </w:tcPr>
        <w:p w14:paraId="7DFA9FBF" w14:textId="6C740492" w:rsidR="2A41DD80" w:rsidRDefault="2A41DD80" w:rsidP="2A41DD80">
          <w:pPr>
            <w:pStyle w:val="Header"/>
            <w:ind w:left="-115"/>
          </w:pPr>
        </w:p>
      </w:tc>
      <w:tc>
        <w:tcPr>
          <w:tcW w:w="3005" w:type="dxa"/>
        </w:tcPr>
        <w:p w14:paraId="541AE16E" w14:textId="60B8B793" w:rsidR="2A41DD80" w:rsidRDefault="2A41DD80" w:rsidP="2A41DD80">
          <w:pPr>
            <w:pStyle w:val="Header"/>
            <w:jc w:val="center"/>
          </w:pPr>
        </w:p>
      </w:tc>
      <w:tc>
        <w:tcPr>
          <w:tcW w:w="3005" w:type="dxa"/>
        </w:tcPr>
        <w:p w14:paraId="7FCC7A88" w14:textId="71B6D5AC" w:rsidR="2A41DD80" w:rsidRDefault="2A41DD80" w:rsidP="2A41DD80">
          <w:pPr>
            <w:pStyle w:val="Header"/>
            <w:ind w:right="-115"/>
            <w:jc w:val="right"/>
          </w:pPr>
        </w:p>
      </w:tc>
    </w:tr>
  </w:tbl>
  <w:p w14:paraId="008E60E5" w14:textId="0766F86F" w:rsidR="001473E4" w:rsidRDefault="00147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D1FEA" w14:textId="77777777" w:rsidR="00D53014" w:rsidRDefault="00D53014">
      <w:pPr>
        <w:spacing w:after="0" w:line="240" w:lineRule="auto"/>
      </w:pPr>
      <w:r>
        <w:separator/>
      </w:r>
    </w:p>
  </w:footnote>
  <w:footnote w:type="continuationSeparator" w:id="0">
    <w:p w14:paraId="53E044C5" w14:textId="77777777" w:rsidR="00D53014" w:rsidRDefault="00D53014">
      <w:pPr>
        <w:spacing w:after="0" w:line="240" w:lineRule="auto"/>
      </w:pPr>
      <w:r>
        <w:continuationSeparator/>
      </w:r>
    </w:p>
  </w:footnote>
  <w:footnote w:type="continuationNotice" w:id="1">
    <w:p w14:paraId="6D4EA9AA" w14:textId="77777777" w:rsidR="00D53014" w:rsidRDefault="00D53014">
      <w:pPr>
        <w:spacing w:after="0" w:line="240" w:lineRule="auto"/>
      </w:pPr>
    </w:p>
  </w:footnote>
  <w:footnote w:id="2">
    <w:p w14:paraId="1ADF4DBD" w14:textId="5E0E1E30" w:rsidR="1EAA8F51" w:rsidRDefault="1EAA8F51" w:rsidP="1EAA8F51">
      <w:pPr>
        <w:pStyle w:val="FootnoteText"/>
        <w:rPr>
          <w:rFonts w:ascii="Arial" w:eastAsia="Arial" w:hAnsi="Arial" w:cs="Arial"/>
          <w:sz w:val="16"/>
          <w:szCs w:val="16"/>
        </w:rPr>
      </w:pPr>
      <w:r w:rsidRPr="1EAA8F51">
        <w:rPr>
          <w:rStyle w:val="FootnoteReference"/>
        </w:rPr>
        <w:footnoteRef/>
      </w:r>
      <w:r w:rsidR="43CCFB1F">
        <w:t xml:space="preserve"> </w:t>
      </w:r>
      <w:r w:rsidR="43CCFB1F" w:rsidRPr="43CCFB1F">
        <w:rPr>
          <w:rFonts w:ascii="Arial" w:eastAsia="Arial" w:hAnsi="Arial" w:cs="Arial"/>
          <w:sz w:val="16"/>
          <w:szCs w:val="16"/>
        </w:rPr>
        <w:t xml:space="preserve">An AI generative tool was </w:t>
      </w:r>
      <w:r w:rsidR="5E84E75F" w:rsidRPr="5E84E75F">
        <w:rPr>
          <w:rFonts w:ascii="Arial" w:eastAsia="Arial" w:hAnsi="Arial" w:cs="Arial"/>
          <w:sz w:val="16"/>
          <w:szCs w:val="16"/>
        </w:rPr>
        <w:t>merely</w:t>
      </w:r>
      <w:r w:rsidR="7449AE5A" w:rsidRPr="7449AE5A">
        <w:rPr>
          <w:rFonts w:ascii="Arial" w:eastAsia="Arial" w:hAnsi="Arial" w:cs="Arial"/>
          <w:sz w:val="16"/>
          <w:szCs w:val="16"/>
        </w:rPr>
        <w:t xml:space="preserve"> </w:t>
      </w:r>
      <w:r w:rsidR="43CCFB1F" w:rsidRPr="43CCFB1F">
        <w:rPr>
          <w:rFonts w:ascii="Arial" w:eastAsia="Arial" w:hAnsi="Arial" w:cs="Arial"/>
          <w:sz w:val="16"/>
          <w:szCs w:val="16"/>
        </w:rPr>
        <w:t>used to help translate and review the text written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B54B8" w14:textId="08D3D000" w:rsidR="6A1C358E" w:rsidRDefault="6A1C358E"/>
  <w:tbl>
    <w:tblPr>
      <w:tblW w:w="0" w:type="auto"/>
      <w:tblLayout w:type="fixed"/>
      <w:tblLook w:val="06A0" w:firstRow="1" w:lastRow="0" w:firstColumn="1" w:lastColumn="0" w:noHBand="1" w:noVBand="1"/>
    </w:tblPr>
    <w:tblGrid>
      <w:gridCol w:w="2830"/>
      <w:gridCol w:w="2830"/>
      <w:gridCol w:w="2830"/>
    </w:tblGrid>
    <w:tr w:rsidR="3112A7AF" w14:paraId="24E4816F" w14:textId="77777777" w:rsidTr="3112A7AF">
      <w:trPr>
        <w:trHeight w:val="300"/>
      </w:trPr>
      <w:tc>
        <w:tcPr>
          <w:tcW w:w="2830" w:type="dxa"/>
        </w:tcPr>
        <w:p w14:paraId="3C8A2002" w14:textId="3FD22C4F" w:rsidR="3112A7AF" w:rsidRDefault="3112A7AF" w:rsidP="3112A7AF">
          <w:pPr>
            <w:pStyle w:val="Header"/>
            <w:ind w:left="-115"/>
          </w:pPr>
        </w:p>
      </w:tc>
      <w:tc>
        <w:tcPr>
          <w:tcW w:w="2830" w:type="dxa"/>
        </w:tcPr>
        <w:p w14:paraId="0B332DC8" w14:textId="19ACDA8C" w:rsidR="3112A7AF" w:rsidRDefault="3112A7AF" w:rsidP="3112A7AF">
          <w:pPr>
            <w:pStyle w:val="Header"/>
            <w:jc w:val="center"/>
          </w:pPr>
        </w:p>
      </w:tc>
      <w:tc>
        <w:tcPr>
          <w:tcW w:w="2830" w:type="dxa"/>
        </w:tcPr>
        <w:p w14:paraId="62E3BB7F" w14:textId="4EE42DD0" w:rsidR="3112A7AF" w:rsidRDefault="3112A7AF" w:rsidP="3112A7AF">
          <w:pPr>
            <w:pStyle w:val="Header"/>
            <w:ind w:right="-115"/>
            <w:jc w:val="right"/>
          </w:pPr>
        </w:p>
      </w:tc>
    </w:tr>
  </w:tbl>
  <w:p w14:paraId="1CDD5EB7" w14:textId="34157D43" w:rsidR="3112A7AF" w:rsidRDefault="3112A7AF" w:rsidP="3112A7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A41DD80" w14:paraId="26C11E63" w14:textId="77777777" w:rsidTr="2A41DD80">
      <w:trPr>
        <w:trHeight w:val="300"/>
      </w:trPr>
      <w:tc>
        <w:tcPr>
          <w:tcW w:w="3005" w:type="dxa"/>
        </w:tcPr>
        <w:p w14:paraId="33F86315" w14:textId="3C1C4178" w:rsidR="2A41DD80" w:rsidRDefault="2A41DD80" w:rsidP="2A41DD80">
          <w:pPr>
            <w:pStyle w:val="Header"/>
            <w:ind w:left="-115"/>
          </w:pPr>
        </w:p>
      </w:tc>
      <w:tc>
        <w:tcPr>
          <w:tcW w:w="3005" w:type="dxa"/>
        </w:tcPr>
        <w:p w14:paraId="26A25B9C" w14:textId="6A610062" w:rsidR="2A41DD80" w:rsidRDefault="2A41DD80" w:rsidP="2A41DD80">
          <w:pPr>
            <w:pStyle w:val="Header"/>
            <w:jc w:val="center"/>
          </w:pPr>
        </w:p>
      </w:tc>
      <w:tc>
        <w:tcPr>
          <w:tcW w:w="3005" w:type="dxa"/>
        </w:tcPr>
        <w:p w14:paraId="614189F6" w14:textId="11450B78" w:rsidR="2A41DD80" w:rsidRDefault="2A41DD80" w:rsidP="2A41DD80">
          <w:pPr>
            <w:pStyle w:val="Header"/>
            <w:ind w:right="-115"/>
            <w:jc w:val="right"/>
          </w:pPr>
        </w:p>
      </w:tc>
    </w:tr>
  </w:tbl>
  <w:p w14:paraId="4EE5C50C" w14:textId="6767F8D1" w:rsidR="001473E4" w:rsidRDefault="001473E4">
    <w:pPr>
      <w:pStyle w:val="Header"/>
    </w:pPr>
  </w:p>
</w:hdr>
</file>

<file path=word/intelligence2.xml><?xml version="1.0" encoding="utf-8"?>
<int2:intelligence xmlns:int2="http://schemas.microsoft.com/office/intelligence/2020/intelligence" xmlns:oel="http://schemas.microsoft.com/office/2019/extlst">
  <int2:observations>
    <int2:textHash int2:hashCode="w0mcJylzCn+Afv" int2:id="IJqSAvb0">
      <int2:state int2:value="Rejected" int2:type="AugLoop_Text_Critique"/>
    </int2:textHash>
    <int2:textHash int2:hashCode="VKM5mxpHNHs2rF" int2:id="S5asumZA">
      <int2:state int2:value="Rejected" int2:type="AugLoop_Text_Critique"/>
    </int2:textHash>
    <int2:textHash int2:hashCode="zi7YusXYubXueu" int2:id="h5vWkiNv">
      <int2:state int2:value="Rejected" int2:type="AugLoop_Text_Critique"/>
    </int2:textHash>
    <int2:textHash int2:hashCode="GwrgRyc2CgNeK1" int2:id="lxXOjmQi">
      <int2:state int2:value="Rejected" int2:type="AugLoop_Text_Critique"/>
    </int2:textHash>
    <int2:textHash int2:hashCode="coi7bJPRQug2gQ" int2:id="mq8Nf4CS">
      <int2:state int2:value="Rejected" int2:type="AugLoop_Text_Critique"/>
    </int2:textHash>
    <int2:textHash int2:hashCode="JZwfCynNriN91k" int2:id="zP77aRVt">
      <int2:state int2:value="Rejected" int2:type="AugLoop_Text_Critique"/>
    </int2:textHash>
    <int2:bookmark int2:bookmarkName="_Int_quSKLGv3" int2:invalidationBookmarkName="" int2:hashCode="uhz9zYZfO4e8yV" int2:id="ZN19vhBR">
      <int2:state int2:value="Rejected" int2:type="AugLoop_Text_Critique"/>
    </int2:bookmark>
    <int2:bookmark int2:bookmarkName="_Int_FaSvHgy5" int2:invalidationBookmarkName="" int2:hashCode="11iB5J4YkLiV1u" int2:id="S7Q5mj6R">
      <int2:state int2:value="Rejected" int2:type="AugLoop_Text_Critique"/>
    </int2:bookmark>
    <int2:bookmark int2:bookmarkName="_Int_JgdEqXXY" int2:invalidationBookmarkName="" int2:hashCode="lyqkLeAvn6rQrY" int2:id="Z99fmR5i">
      <int2:state int2:value="Rejected" int2:type="AugLoop_Text_Critique"/>
    </int2:bookmark>
    <int2:bookmark int2:bookmarkName="_Int_5LDwlgVE" int2:invalidationBookmarkName="" int2:hashCode="i9rlyHJ+k/bzcS" int2:id="i8rVb4NW">
      <int2:state int2:value="Rejected" int2:type="AugLoop_Text_Critique"/>
    </int2:bookmark>
    <int2:bookmark int2:bookmarkName="_Int_y313AFAt" int2:invalidationBookmarkName="" int2:hashCode="wCgj9rKdcuGrsF" int2:id="iUGdmppD">
      <int2:state int2:value="Rejected" int2:type="AugLoop_Text_Critique"/>
    </int2:bookmark>
    <int2:bookmark int2:bookmarkName="_Int_v0tOgLHj" int2:invalidationBookmarkName="" int2:hashCode="+hy8M85sF9u9T4" int2:id="Fups9JIx">
      <int2:state int2:value="Rejected" int2:type="AugLoop_Text_Critique"/>
    </int2:bookmark>
    <int2:bookmark int2:bookmarkName="_Int_xbbn9lyP" int2:invalidationBookmarkName="" int2:hashCode="XwD3oKn15X3rOY" int2:id="9HJbQxU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40A8D"/>
    <w:multiLevelType w:val="hybridMultilevel"/>
    <w:tmpl w:val="FFFFFFFF"/>
    <w:lvl w:ilvl="0" w:tplc="F60CF2AE">
      <w:start w:val="1"/>
      <w:numFmt w:val="bullet"/>
      <w:lvlText w:val=""/>
      <w:lvlJc w:val="left"/>
      <w:pPr>
        <w:ind w:left="720" w:hanging="360"/>
      </w:pPr>
      <w:rPr>
        <w:rFonts w:ascii="Symbol" w:hAnsi="Symbol" w:hint="default"/>
      </w:rPr>
    </w:lvl>
    <w:lvl w:ilvl="1" w:tplc="BE204BCE">
      <w:start w:val="1"/>
      <w:numFmt w:val="bullet"/>
      <w:lvlText w:val="o"/>
      <w:lvlJc w:val="left"/>
      <w:pPr>
        <w:ind w:left="1440" w:hanging="360"/>
      </w:pPr>
      <w:rPr>
        <w:rFonts w:ascii="Courier New" w:hAnsi="Courier New" w:hint="default"/>
      </w:rPr>
    </w:lvl>
    <w:lvl w:ilvl="2" w:tplc="81BA2CF2">
      <w:start w:val="1"/>
      <w:numFmt w:val="bullet"/>
      <w:lvlText w:val=""/>
      <w:lvlJc w:val="left"/>
      <w:pPr>
        <w:ind w:left="2160" w:hanging="360"/>
      </w:pPr>
      <w:rPr>
        <w:rFonts w:ascii="Wingdings" w:hAnsi="Wingdings" w:hint="default"/>
      </w:rPr>
    </w:lvl>
    <w:lvl w:ilvl="3" w:tplc="92460C66">
      <w:start w:val="1"/>
      <w:numFmt w:val="bullet"/>
      <w:lvlText w:val=""/>
      <w:lvlJc w:val="left"/>
      <w:pPr>
        <w:ind w:left="2880" w:hanging="360"/>
      </w:pPr>
      <w:rPr>
        <w:rFonts w:ascii="Symbol" w:hAnsi="Symbol" w:hint="default"/>
      </w:rPr>
    </w:lvl>
    <w:lvl w:ilvl="4" w:tplc="17A8D760">
      <w:start w:val="1"/>
      <w:numFmt w:val="bullet"/>
      <w:lvlText w:val="o"/>
      <w:lvlJc w:val="left"/>
      <w:pPr>
        <w:ind w:left="3600" w:hanging="360"/>
      </w:pPr>
      <w:rPr>
        <w:rFonts w:ascii="Courier New" w:hAnsi="Courier New" w:hint="default"/>
      </w:rPr>
    </w:lvl>
    <w:lvl w:ilvl="5" w:tplc="2BD29842">
      <w:start w:val="1"/>
      <w:numFmt w:val="bullet"/>
      <w:lvlText w:val=""/>
      <w:lvlJc w:val="left"/>
      <w:pPr>
        <w:ind w:left="4320" w:hanging="360"/>
      </w:pPr>
      <w:rPr>
        <w:rFonts w:ascii="Wingdings" w:hAnsi="Wingdings" w:hint="default"/>
      </w:rPr>
    </w:lvl>
    <w:lvl w:ilvl="6" w:tplc="C7DE25A4">
      <w:start w:val="1"/>
      <w:numFmt w:val="bullet"/>
      <w:lvlText w:val=""/>
      <w:lvlJc w:val="left"/>
      <w:pPr>
        <w:ind w:left="5040" w:hanging="360"/>
      </w:pPr>
      <w:rPr>
        <w:rFonts w:ascii="Symbol" w:hAnsi="Symbol" w:hint="default"/>
      </w:rPr>
    </w:lvl>
    <w:lvl w:ilvl="7" w:tplc="742ADB4C">
      <w:start w:val="1"/>
      <w:numFmt w:val="bullet"/>
      <w:lvlText w:val="o"/>
      <w:lvlJc w:val="left"/>
      <w:pPr>
        <w:ind w:left="5760" w:hanging="360"/>
      </w:pPr>
      <w:rPr>
        <w:rFonts w:ascii="Courier New" w:hAnsi="Courier New" w:hint="default"/>
      </w:rPr>
    </w:lvl>
    <w:lvl w:ilvl="8" w:tplc="942E25AA">
      <w:start w:val="1"/>
      <w:numFmt w:val="bullet"/>
      <w:lvlText w:val=""/>
      <w:lvlJc w:val="left"/>
      <w:pPr>
        <w:ind w:left="6480" w:hanging="360"/>
      </w:pPr>
      <w:rPr>
        <w:rFonts w:ascii="Wingdings" w:hAnsi="Wingdings" w:hint="default"/>
      </w:rPr>
    </w:lvl>
  </w:abstractNum>
  <w:abstractNum w:abstractNumId="1" w15:restartNumberingAfterBreak="0">
    <w:nsid w:val="096DE20C"/>
    <w:multiLevelType w:val="hybridMultilevel"/>
    <w:tmpl w:val="FFFFFFFF"/>
    <w:lvl w:ilvl="0" w:tplc="D058552A">
      <w:start w:val="1"/>
      <w:numFmt w:val="bullet"/>
      <w:lvlText w:val=""/>
      <w:lvlJc w:val="left"/>
      <w:pPr>
        <w:ind w:left="720" w:hanging="360"/>
      </w:pPr>
      <w:rPr>
        <w:rFonts w:ascii="Symbol" w:hAnsi="Symbol" w:hint="default"/>
      </w:rPr>
    </w:lvl>
    <w:lvl w:ilvl="1" w:tplc="80C44DFC">
      <w:start w:val="1"/>
      <w:numFmt w:val="bullet"/>
      <w:lvlText w:val="o"/>
      <w:lvlJc w:val="left"/>
      <w:pPr>
        <w:ind w:left="1440" w:hanging="360"/>
      </w:pPr>
      <w:rPr>
        <w:rFonts w:ascii="Courier New" w:hAnsi="Courier New" w:hint="default"/>
      </w:rPr>
    </w:lvl>
    <w:lvl w:ilvl="2" w:tplc="1A14F472">
      <w:start w:val="1"/>
      <w:numFmt w:val="bullet"/>
      <w:lvlText w:val=""/>
      <w:lvlJc w:val="left"/>
      <w:pPr>
        <w:ind w:left="2160" w:hanging="360"/>
      </w:pPr>
      <w:rPr>
        <w:rFonts w:ascii="Wingdings" w:hAnsi="Wingdings" w:hint="default"/>
      </w:rPr>
    </w:lvl>
    <w:lvl w:ilvl="3" w:tplc="51C0AAB0">
      <w:start w:val="1"/>
      <w:numFmt w:val="bullet"/>
      <w:lvlText w:val=""/>
      <w:lvlJc w:val="left"/>
      <w:pPr>
        <w:ind w:left="2880" w:hanging="360"/>
      </w:pPr>
      <w:rPr>
        <w:rFonts w:ascii="Symbol" w:hAnsi="Symbol" w:hint="default"/>
      </w:rPr>
    </w:lvl>
    <w:lvl w:ilvl="4" w:tplc="8F0A01F4">
      <w:start w:val="1"/>
      <w:numFmt w:val="bullet"/>
      <w:lvlText w:val="o"/>
      <w:lvlJc w:val="left"/>
      <w:pPr>
        <w:ind w:left="3600" w:hanging="360"/>
      </w:pPr>
      <w:rPr>
        <w:rFonts w:ascii="Courier New" w:hAnsi="Courier New" w:hint="default"/>
      </w:rPr>
    </w:lvl>
    <w:lvl w:ilvl="5" w:tplc="6E726CEC">
      <w:start w:val="1"/>
      <w:numFmt w:val="bullet"/>
      <w:lvlText w:val=""/>
      <w:lvlJc w:val="left"/>
      <w:pPr>
        <w:ind w:left="4320" w:hanging="360"/>
      </w:pPr>
      <w:rPr>
        <w:rFonts w:ascii="Wingdings" w:hAnsi="Wingdings" w:hint="default"/>
      </w:rPr>
    </w:lvl>
    <w:lvl w:ilvl="6" w:tplc="0CC2EA2A">
      <w:start w:val="1"/>
      <w:numFmt w:val="bullet"/>
      <w:lvlText w:val=""/>
      <w:lvlJc w:val="left"/>
      <w:pPr>
        <w:ind w:left="5040" w:hanging="360"/>
      </w:pPr>
      <w:rPr>
        <w:rFonts w:ascii="Symbol" w:hAnsi="Symbol" w:hint="default"/>
      </w:rPr>
    </w:lvl>
    <w:lvl w:ilvl="7" w:tplc="F55AFF38">
      <w:start w:val="1"/>
      <w:numFmt w:val="bullet"/>
      <w:lvlText w:val="o"/>
      <w:lvlJc w:val="left"/>
      <w:pPr>
        <w:ind w:left="5760" w:hanging="360"/>
      </w:pPr>
      <w:rPr>
        <w:rFonts w:ascii="Courier New" w:hAnsi="Courier New" w:hint="default"/>
      </w:rPr>
    </w:lvl>
    <w:lvl w:ilvl="8" w:tplc="AA482E1E">
      <w:start w:val="1"/>
      <w:numFmt w:val="bullet"/>
      <w:lvlText w:val=""/>
      <w:lvlJc w:val="left"/>
      <w:pPr>
        <w:ind w:left="6480" w:hanging="360"/>
      </w:pPr>
      <w:rPr>
        <w:rFonts w:ascii="Wingdings" w:hAnsi="Wingdings" w:hint="default"/>
      </w:rPr>
    </w:lvl>
  </w:abstractNum>
  <w:abstractNum w:abstractNumId="2" w15:restartNumberingAfterBreak="0">
    <w:nsid w:val="0A6BAB25"/>
    <w:multiLevelType w:val="hybridMultilevel"/>
    <w:tmpl w:val="FFFFFFFF"/>
    <w:lvl w:ilvl="0" w:tplc="1C068B1E">
      <w:start w:val="1"/>
      <w:numFmt w:val="bullet"/>
      <w:lvlText w:val=""/>
      <w:lvlJc w:val="left"/>
      <w:pPr>
        <w:ind w:left="720" w:hanging="360"/>
      </w:pPr>
      <w:rPr>
        <w:rFonts w:ascii="Symbol" w:hAnsi="Symbol" w:hint="default"/>
      </w:rPr>
    </w:lvl>
    <w:lvl w:ilvl="1" w:tplc="83DE45A0">
      <w:start w:val="1"/>
      <w:numFmt w:val="bullet"/>
      <w:lvlText w:val="o"/>
      <w:lvlJc w:val="left"/>
      <w:pPr>
        <w:ind w:left="1440" w:hanging="360"/>
      </w:pPr>
      <w:rPr>
        <w:rFonts w:ascii="Courier New" w:hAnsi="Courier New" w:hint="default"/>
      </w:rPr>
    </w:lvl>
    <w:lvl w:ilvl="2" w:tplc="8BB2A156">
      <w:start w:val="1"/>
      <w:numFmt w:val="bullet"/>
      <w:lvlText w:val=""/>
      <w:lvlJc w:val="left"/>
      <w:pPr>
        <w:ind w:left="2160" w:hanging="360"/>
      </w:pPr>
      <w:rPr>
        <w:rFonts w:ascii="Wingdings" w:hAnsi="Wingdings" w:hint="default"/>
      </w:rPr>
    </w:lvl>
    <w:lvl w:ilvl="3" w:tplc="EC4A7C7A">
      <w:start w:val="1"/>
      <w:numFmt w:val="bullet"/>
      <w:lvlText w:val=""/>
      <w:lvlJc w:val="left"/>
      <w:pPr>
        <w:ind w:left="2880" w:hanging="360"/>
      </w:pPr>
      <w:rPr>
        <w:rFonts w:ascii="Symbol" w:hAnsi="Symbol" w:hint="default"/>
      </w:rPr>
    </w:lvl>
    <w:lvl w:ilvl="4" w:tplc="E7A657E0">
      <w:start w:val="1"/>
      <w:numFmt w:val="bullet"/>
      <w:lvlText w:val="o"/>
      <w:lvlJc w:val="left"/>
      <w:pPr>
        <w:ind w:left="3600" w:hanging="360"/>
      </w:pPr>
      <w:rPr>
        <w:rFonts w:ascii="Courier New" w:hAnsi="Courier New" w:hint="default"/>
      </w:rPr>
    </w:lvl>
    <w:lvl w:ilvl="5" w:tplc="A4E0A2B6">
      <w:start w:val="1"/>
      <w:numFmt w:val="bullet"/>
      <w:lvlText w:val=""/>
      <w:lvlJc w:val="left"/>
      <w:pPr>
        <w:ind w:left="4320" w:hanging="360"/>
      </w:pPr>
      <w:rPr>
        <w:rFonts w:ascii="Wingdings" w:hAnsi="Wingdings" w:hint="default"/>
      </w:rPr>
    </w:lvl>
    <w:lvl w:ilvl="6" w:tplc="91C25740">
      <w:start w:val="1"/>
      <w:numFmt w:val="bullet"/>
      <w:lvlText w:val=""/>
      <w:lvlJc w:val="left"/>
      <w:pPr>
        <w:ind w:left="5040" w:hanging="360"/>
      </w:pPr>
      <w:rPr>
        <w:rFonts w:ascii="Symbol" w:hAnsi="Symbol" w:hint="default"/>
      </w:rPr>
    </w:lvl>
    <w:lvl w:ilvl="7" w:tplc="839C790A">
      <w:start w:val="1"/>
      <w:numFmt w:val="bullet"/>
      <w:lvlText w:val="o"/>
      <w:lvlJc w:val="left"/>
      <w:pPr>
        <w:ind w:left="5760" w:hanging="360"/>
      </w:pPr>
      <w:rPr>
        <w:rFonts w:ascii="Courier New" w:hAnsi="Courier New" w:hint="default"/>
      </w:rPr>
    </w:lvl>
    <w:lvl w:ilvl="8" w:tplc="17D2598E">
      <w:start w:val="1"/>
      <w:numFmt w:val="bullet"/>
      <w:lvlText w:val=""/>
      <w:lvlJc w:val="left"/>
      <w:pPr>
        <w:ind w:left="6480" w:hanging="360"/>
      </w:pPr>
      <w:rPr>
        <w:rFonts w:ascii="Wingdings" w:hAnsi="Wingdings" w:hint="default"/>
      </w:rPr>
    </w:lvl>
  </w:abstractNum>
  <w:abstractNum w:abstractNumId="3" w15:restartNumberingAfterBreak="0">
    <w:nsid w:val="0B14B553"/>
    <w:multiLevelType w:val="hybridMultilevel"/>
    <w:tmpl w:val="FFFFFFFF"/>
    <w:lvl w:ilvl="0" w:tplc="033EA0D4">
      <w:start w:val="1"/>
      <w:numFmt w:val="bullet"/>
      <w:lvlText w:val=""/>
      <w:lvlJc w:val="left"/>
      <w:pPr>
        <w:ind w:left="720" w:hanging="360"/>
      </w:pPr>
      <w:rPr>
        <w:rFonts w:ascii="Symbol" w:hAnsi="Symbol" w:hint="default"/>
      </w:rPr>
    </w:lvl>
    <w:lvl w:ilvl="1" w:tplc="867CD720">
      <w:start w:val="1"/>
      <w:numFmt w:val="bullet"/>
      <w:lvlText w:val="o"/>
      <w:lvlJc w:val="left"/>
      <w:pPr>
        <w:ind w:left="1440" w:hanging="360"/>
      </w:pPr>
      <w:rPr>
        <w:rFonts w:ascii="Courier New" w:hAnsi="Courier New" w:hint="default"/>
      </w:rPr>
    </w:lvl>
    <w:lvl w:ilvl="2" w:tplc="6E6C8D62">
      <w:start w:val="1"/>
      <w:numFmt w:val="bullet"/>
      <w:lvlText w:val=""/>
      <w:lvlJc w:val="left"/>
      <w:pPr>
        <w:ind w:left="2160" w:hanging="360"/>
      </w:pPr>
      <w:rPr>
        <w:rFonts w:ascii="Wingdings" w:hAnsi="Wingdings" w:hint="default"/>
      </w:rPr>
    </w:lvl>
    <w:lvl w:ilvl="3" w:tplc="589015AC">
      <w:start w:val="1"/>
      <w:numFmt w:val="bullet"/>
      <w:lvlText w:val=""/>
      <w:lvlJc w:val="left"/>
      <w:pPr>
        <w:ind w:left="2880" w:hanging="360"/>
      </w:pPr>
      <w:rPr>
        <w:rFonts w:ascii="Symbol" w:hAnsi="Symbol" w:hint="default"/>
      </w:rPr>
    </w:lvl>
    <w:lvl w:ilvl="4" w:tplc="A89A8670">
      <w:start w:val="1"/>
      <w:numFmt w:val="bullet"/>
      <w:lvlText w:val="o"/>
      <w:lvlJc w:val="left"/>
      <w:pPr>
        <w:ind w:left="3600" w:hanging="360"/>
      </w:pPr>
      <w:rPr>
        <w:rFonts w:ascii="Courier New" w:hAnsi="Courier New" w:hint="default"/>
      </w:rPr>
    </w:lvl>
    <w:lvl w:ilvl="5" w:tplc="DF1A67EA">
      <w:start w:val="1"/>
      <w:numFmt w:val="bullet"/>
      <w:lvlText w:val=""/>
      <w:lvlJc w:val="left"/>
      <w:pPr>
        <w:ind w:left="4320" w:hanging="360"/>
      </w:pPr>
      <w:rPr>
        <w:rFonts w:ascii="Wingdings" w:hAnsi="Wingdings" w:hint="default"/>
      </w:rPr>
    </w:lvl>
    <w:lvl w:ilvl="6" w:tplc="0C72CE8E">
      <w:start w:val="1"/>
      <w:numFmt w:val="bullet"/>
      <w:lvlText w:val=""/>
      <w:lvlJc w:val="left"/>
      <w:pPr>
        <w:ind w:left="5040" w:hanging="360"/>
      </w:pPr>
      <w:rPr>
        <w:rFonts w:ascii="Symbol" w:hAnsi="Symbol" w:hint="default"/>
      </w:rPr>
    </w:lvl>
    <w:lvl w:ilvl="7" w:tplc="B7781B84">
      <w:start w:val="1"/>
      <w:numFmt w:val="bullet"/>
      <w:lvlText w:val="o"/>
      <w:lvlJc w:val="left"/>
      <w:pPr>
        <w:ind w:left="5760" w:hanging="360"/>
      </w:pPr>
      <w:rPr>
        <w:rFonts w:ascii="Courier New" w:hAnsi="Courier New" w:hint="default"/>
      </w:rPr>
    </w:lvl>
    <w:lvl w:ilvl="8" w:tplc="0358B85E">
      <w:start w:val="1"/>
      <w:numFmt w:val="bullet"/>
      <w:lvlText w:val=""/>
      <w:lvlJc w:val="left"/>
      <w:pPr>
        <w:ind w:left="6480" w:hanging="360"/>
      </w:pPr>
      <w:rPr>
        <w:rFonts w:ascii="Wingdings" w:hAnsi="Wingdings" w:hint="default"/>
      </w:rPr>
    </w:lvl>
  </w:abstractNum>
  <w:abstractNum w:abstractNumId="4" w15:restartNumberingAfterBreak="0">
    <w:nsid w:val="14D387C7"/>
    <w:multiLevelType w:val="hybridMultilevel"/>
    <w:tmpl w:val="3D36AC28"/>
    <w:lvl w:ilvl="0" w:tplc="F4FC2538">
      <w:start w:val="1"/>
      <w:numFmt w:val="bullet"/>
      <w:lvlText w:val=""/>
      <w:lvlJc w:val="left"/>
      <w:pPr>
        <w:ind w:left="720" w:hanging="360"/>
      </w:pPr>
      <w:rPr>
        <w:rFonts w:ascii="Symbol" w:hAnsi="Symbol" w:hint="default"/>
      </w:rPr>
    </w:lvl>
    <w:lvl w:ilvl="1" w:tplc="54B64E54">
      <w:start w:val="1"/>
      <w:numFmt w:val="bullet"/>
      <w:lvlText w:val="o"/>
      <w:lvlJc w:val="left"/>
      <w:pPr>
        <w:ind w:left="1440" w:hanging="360"/>
      </w:pPr>
      <w:rPr>
        <w:rFonts w:ascii="Courier New" w:hAnsi="Courier New" w:hint="default"/>
      </w:rPr>
    </w:lvl>
    <w:lvl w:ilvl="2" w:tplc="8054B65E">
      <w:start w:val="1"/>
      <w:numFmt w:val="bullet"/>
      <w:lvlText w:val=""/>
      <w:lvlJc w:val="left"/>
      <w:pPr>
        <w:ind w:left="2160" w:hanging="360"/>
      </w:pPr>
      <w:rPr>
        <w:rFonts w:ascii="Wingdings" w:hAnsi="Wingdings" w:hint="default"/>
      </w:rPr>
    </w:lvl>
    <w:lvl w:ilvl="3" w:tplc="D730DFB6">
      <w:start w:val="1"/>
      <w:numFmt w:val="bullet"/>
      <w:lvlText w:val=""/>
      <w:lvlJc w:val="left"/>
      <w:pPr>
        <w:ind w:left="2880" w:hanging="360"/>
      </w:pPr>
      <w:rPr>
        <w:rFonts w:ascii="Symbol" w:hAnsi="Symbol" w:hint="default"/>
      </w:rPr>
    </w:lvl>
    <w:lvl w:ilvl="4" w:tplc="F160A85C">
      <w:start w:val="1"/>
      <w:numFmt w:val="bullet"/>
      <w:lvlText w:val="o"/>
      <w:lvlJc w:val="left"/>
      <w:pPr>
        <w:ind w:left="3600" w:hanging="360"/>
      </w:pPr>
      <w:rPr>
        <w:rFonts w:ascii="Courier New" w:hAnsi="Courier New" w:hint="default"/>
      </w:rPr>
    </w:lvl>
    <w:lvl w:ilvl="5" w:tplc="75BABCE4">
      <w:start w:val="1"/>
      <w:numFmt w:val="bullet"/>
      <w:lvlText w:val=""/>
      <w:lvlJc w:val="left"/>
      <w:pPr>
        <w:ind w:left="4320" w:hanging="360"/>
      </w:pPr>
      <w:rPr>
        <w:rFonts w:ascii="Wingdings" w:hAnsi="Wingdings" w:hint="default"/>
      </w:rPr>
    </w:lvl>
    <w:lvl w:ilvl="6" w:tplc="EF24C8A4">
      <w:start w:val="1"/>
      <w:numFmt w:val="bullet"/>
      <w:lvlText w:val=""/>
      <w:lvlJc w:val="left"/>
      <w:pPr>
        <w:ind w:left="5040" w:hanging="360"/>
      </w:pPr>
      <w:rPr>
        <w:rFonts w:ascii="Symbol" w:hAnsi="Symbol" w:hint="default"/>
      </w:rPr>
    </w:lvl>
    <w:lvl w:ilvl="7" w:tplc="E618AED8">
      <w:start w:val="1"/>
      <w:numFmt w:val="bullet"/>
      <w:lvlText w:val="o"/>
      <w:lvlJc w:val="left"/>
      <w:pPr>
        <w:ind w:left="5760" w:hanging="360"/>
      </w:pPr>
      <w:rPr>
        <w:rFonts w:ascii="Courier New" w:hAnsi="Courier New" w:hint="default"/>
      </w:rPr>
    </w:lvl>
    <w:lvl w:ilvl="8" w:tplc="2782FCC4">
      <w:start w:val="1"/>
      <w:numFmt w:val="bullet"/>
      <w:lvlText w:val=""/>
      <w:lvlJc w:val="left"/>
      <w:pPr>
        <w:ind w:left="6480" w:hanging="360"/>
      </w:pPr>
      <w:rPr>
        <w:rFonts w:ascii="Wingdings" w:hAnsi="Wingdings" w:hint="default"/>
      </w:rPr>
    </w:lvl>
  </w:abstractNum>
  <w:abstractNum w:abstractNumId="5" w15:restartNumberingAfterBreak="0">
    <w:nsid w:val="18B3B917"/>
    <w:multiLevelType w:val="multilevel"/>
    <w:tmpl w:val="CBE46CA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CA6CAAC"/>
    <w:multiLevelType w:val="hybridMultilevel"/>
    <w:tmpl w:val="FFFFFFFF"/>
    <w:lvl w:ilvl="0" w:tplc="4648BE56">
      <w:start w:val="1"/>
      <w:numFmt w:val="bullet"/>
      <w:lvlText w:val=""/>
      <w:lvlJc w:val="left"/>
      <w:pPr>
        <w:ind w:left="720" w:hanging="360"/>
      </w:pPr>
      <w:rPr>
        <w:rFonts w:ascii="Symbol" w:hAnsi="Symbol" w:hint="default"/>
      </w:rPr>
    </w:lvl>
    <w:lvl w:ilvl="1" w:tplc="8B0A9D4E">
      <w:start w:val="1"/>
      <w:numFmt w:val="bullet"/>
      <w:lvlText w:val="o"/>
      <w:lvlJc w:val="left"/>
      <w:pPr>
        <w:ind w:left="1440" w:hanging="360"/>
      </w:pPr>
      <w:rPr>
        <w:rFonts w:ascii="Courier New" w:hAnsi="Courier New" w:hint="default"/>
      </w:rPr>
    </w:lvl>
    <w:lvl w:ilvl="2" w:tplc="48D0B252">
      <w:start w:val="1"/>
      <w:numFmt w:val="bullet"/>
      <w:lvlText w:val=""/>
      <w:lvlJc w:val="left"/>
      <w:pPr>
        <w:ind w:left="2160" w:hanging="360"/>
      </w:pPr>
      <w:rPr>
        <w:rFonts w:ascii="Wingdings" w:hAnsi="Wingdings" w:hint="default"/>
      </w:rPr>
    </w:lvl>
    <w:lvl w:ilvl="3" w:tplc="682AA9D0">
      <w:start w:val="1"/>
      <w:numFmt w:val="bullet"/>
      <w:lvlText w:val=""/>
      <w:lvlJc w:val="left"/>
      <w:pPr>
        <w:ind w:left="2880" w:hanging="360"/>
      </w:pPr>
      <w:rPr>
        <w:rFonts w:ascii="Symbol" w:hAnsi="Symbol" w:hint="default"/>
      </w:rPr>
    </w:lvl>
    <w:lvl w:ilvl="4" w:tplc="02D64E40">
      <w:start w:val="1"/>
      <w:numFmt w:val="bullet"/>
      <w:lvlText w:val="o"/>
      <w:lvlJc w:val="left"/>
      <w:pPr>
        <w:ind w:left="3600" w:hanging="360"/>
      </w:pPr>
      <w:rPr>
        <w:rFonts w:ascii="Courier New" w:hAnsi="Courier New" w:hint="default"/>
      </w:rPr>
    </w:lvl>
    <w:lvl w:ilvl="5" w:tplc="85660D60">
      <w:start w:val="1"/>
      <w:numFmt w:val="bullet"/>
      <w:lvlText w:val=""/>
      <w:lvlJc w:val="left"/>
      <w:pPr>
        <w:ind w:left="4320" w:hanging="360"/>
      </w:pPr>
      <w:rPr>
        <w:rFonts w:ascii="Wingdings" w:hAnsi="Wingdings" w:hint="default"/>
      </w:rPr>
    </w:lvl>
    <w:lvl w:ilvl="6" w:tplc="8E887D30">
      <w:start w:val="1"/>
      <w:numFmt w:val="bullet"/>
      <w:lvlText w:val=""/>
      <w:lvlJc w:val="left"/>
      <w:pPr>
        <w:ind w:left="5040" w:hanging="360"/>
      </w:pPr>
      <w:rPr>
        <w:rFonts w:ascii="Symbol" w:hAnsi="Symbol" w:hint="default"/>
      </w:rPr>
    </w:lvl>
    <w:lvl w:ilvl="7" w:tplc="0A84AA34">
      <w:start w:val="1"/>
      <w:numFmt w:val="bullet"/>
      <w:lvlText w:val="o"/>
      <w:lvlJc w:val="left"/>
      <w:pPr>
        <w:ind w:left="5760" w:hanging="360"/>
      </w:pPr>
      <w:rPr>
        <w:rFonts w:ascii="Courier New" w:hAnsi="Courier New" w:hint="default"/>
      </w:rPr>
    </w:lvl>
    <w:lvl w:ilvl="8" w:tplc="4170D184">
      <w:start w:val="1"/>
      <w:numFmt w:val="bullet"/>
      <w:lvlText w:val=""/>
      <w:lvlJc w:val="left"/>
      <w:pPr>
        <w:ind w:left="6480" w:hanging="360"/>
      </w:pPr>
      <w:rPr>
        <w:rFonts w:ascii="Wingdings" w:hAnsi="Wingdings" w:hint="default"/>
      </w:rPr>
    </w:lvl>
  </w:abstractNum>
  <w:abstractNum w:abstractNumId="7" w15:restartNumberingAfterBreak="0">
    <w:nsid w:val="21C69190"/>
    <w:multiLevelType w:val="hybridMultilevel"/>
    <w:tmpl w:val="78F85300"/>
    <w:lvl w:ilvl="0" w:tplc="AA90FF9C">
      <w:start w:val="1"/>
      <w:numFmt w:val="decimal"/>
      <w:lvlText w:val="%1)"/>
      <w:lvlJc w:val="left"/>
      <w:pPr>
        <w:ind w:left="720" w:hanging="360"/>
      </w:pPr>
    </w:lvl>
    <w:lvl w:ilvl="1" w:tplc="C22817A6">
      <w:start w:val="1"/>
      <w:numFmt w:val="lowerLetter"/>
      <w:lvlText w:val="%2."/>
      <w:lvlJc w:val="left"/>
      <w:pPr>
        <w:ind w:left="1440" w:hanging="360"/>
      </w:pPr>
    </w:lvl>
    <w:lvl w:ilvl="2" w:tplc="8874747C">
      <w:start w:val="1"/>
      <w:numFmt w:val="lowerRoman"/>
      <w:lvlText w:val="%3."/>
      <w:lvlJc w:val="right"/>
      <w:pPr>
        <w:ind w:left="2160" w:hanging="180"/>
      </w:pPr>
    </w:lvl>
    <w:lvl w:ilvl="3" w:tplc="4A306E66">
      <w:start w:val="1"/>
      <w:numFmt w:val="decimal"/>
      <w:lvlText w:val="%4."/>
      <w:lvlJc w:val="left"/>
      <w:pPr>
        <w:ind w:left="2880" w:hanging="360"/>
      </w:pPr>
    </w:lvl>
    <w:lvl w:ilvl="4" w:tplc="DF6AA010">
      <w:start w:val="1"/>
      <w:numFmt w:val="lowerLetter"/>
      <w:lvlText w:val="%5."/>
      <w:lvlJc w:val="left"/>
      <w:pPr>
        <w:ind w:left="3600" w:hanging="360"/>
      </w:pPr>
    </w:lvl>
    <w:lvl w:ilvl="5" w:tplc="F522B348">
      <w:start w:val="1"/>
      <w:numFmt w:val="lowerRoman"/>
      <w:lvlText w:val="%6."/>
      <w:lvlJc w:val="right"/>
      <w:pPr>
        <w:ind w:left="4320" w:hanging="180"/>
      </w:pPr>
    </w:lvl>
    <w:lvl w:ilvl="6" w:tplc="61960F38">
      <w:start w:val="1"/>
      <w:numFmt w:val="decimal"/>
      <w:lvlText w:val="%7."/>
      <w:lvlJc w:val="left"/>
      <w:pPr>
        <w:ind w:left="5040" w:hanging="360"/>
      </w:pPr>
    </w:lvl>
    <w:lvl w:ilvl="7" w:tplc="2C06345E">
      <w:start w:val="1"/>
      <w:numFmt w:val="lowerLetter"/>
      <w:lvlText w:val="%8."/>
      <w:lvlJc w:val="left"/>
      <w:pPr>
        <w:ind w:left="5760" w:hanging="360"/>
      </w:pPr>
    </w:lvl>
    <w:lvl w:ilvl="8" w:tplc="64D26A1C">
      <w:start w:val="1"/>
      <w:numFmt w:val="lowerRoman"/>
      <w:lvlText w:val="%9."/>
      <w:lvlJc w:val="right"/>
      <w:pPr>
        <w:ind w:left="6480" w:hanging="180"/>
      </w:pPr>
    </w:lvl>
  </w:abstractNum>
  <w:abstractNum w:abstractNumId="8" w15:restartNumberingAfterBreak="0">
    <w:nsid w:val="25BEEF00"/>
    <w:multiLevelType w:val="hybridMultilevel"/>
    <w:tmpl w:val="227EC372"/>
    <w:lvl w:ilvl="0" w:tplc="895E7F1A">
      <w:start w:val="1"/>
      <w:numFmt w:val="decimal"/>
      <w:lvlText w:val="%1."/>
      <w:lvlJc w:val="left"/>
      <w:pPr>
        <w:ind w:left="720" w:hanging="360"/>
      </w:pPr>
    </w:lvl>
    <w:lvl w:ilvl="1" w:tplc="A1606FB0">
      <w:start w:val="1"/>
      <w:numFmt w:val="lowerLetter"/>
      <w:lvlText w:val="%2."/>
      <w:lvlJc w:val="left"/>
      <w:pPr>
        <w:ind w:left="1440" w:hanging="360"/>
      </w:pPr>
    </w:lvl>
    <w:lvl w:ilvl="2" w:tplc="52D4E22C">
      <w:start w:val="1"/>
      <w:numFmt w:val="lowerRoman"/>
      <w:lvlText w:val="%3."/>
      <w:lvlJc w:val="right"/>
      <w:pPr>
        <w:ind w:left="2160" w:hanging="180"/>
      </w:pPr>
    </w:lvl>
    <w:lvl w:ilvl="3" w:tplc="6540E3A8">
      <w:start w:val="1"/>
      <w:numFmt w:val="decimal"/>
      <w:lvlText w:val="%4."/>
      <w:lvlJc w:val="left"/>
      <w:pPr>
        <w:ind w:left="2880" w:hanging="360"/>
      </w:pPr>
    </w:lvl>
    <w:lvl w:ilvl="4" w:tplc="3CFCE4EE">
      <w:start w:val="1"/>
      <w:numFmt w:val="lowerLetter"/>
      <w:lvlText w:val="%5."/>
      <w:lvlJc w:val="left"/>
      <w:pPr>
        <w:ind w:left="3600" w:hanging="360"/>
      </w:pPr>
    </w:lvl>
    <w:lvl w:ilvl="5" w:tplc="28DCE4EC">
      <w:start w:val="1"/>
      <w:numFmt w:val="lowerRoman"/>
      <w:lvlText w:val="%6."/>
      <w:lvlJc w:val="right"/>
      <w:pPr>
        <w:ind w:left="4320" w:hanging="180"/>
      </w:pPr>
    </w:lvl>
    <w:lvl w:ilvl="6" w:tplc="DC36C740">
      <w:start w:val="1"/>
      <w:numFmt w:val="decimal"/>
      <w:lvlText w:val="%7."/>
      <w:lvlJc w:val="left"/>
      <w:pPr>
        <w:ind w:left="5040" w:hanging="360"/>
      </w:pPr>
    </w:lvl>
    <w:lvl w:ilvl="7" w:tplc="9544E1B4">
      <w:start w:val="1"/>
      <w:numFmt w:val="lowerLetter"/>
      <w:lvlText w:val="%8."/>
      <w:lvlJc w:val="left"/>
      <w:pPr>
        <w:ind w:left="5760" w:hanging="360"/>
      </w:pPr>
    </w:lvl>
    <w:lvl w:ilvl="8" w:tplc="6B2C156A">
      <w:start w:val="1"/>
      <w:numFmt w:val="lowerRoman"/>
      <w:lvlText w:val="%9."/>
      <w:lvlJc w:val="right"/>
      <w:pPr>
        <w:ind w:left="6480" w:hanging="180"/>
      </w:pPr>
    </w:lvl>
  </w:abstractNum>
  <w:abstractNum w:abstractNumId="9" w15:restartNumberingAfterBreak="0">
    <w:nsid w:val="2643A1B6"/>
    <w:multiLevelType w:val="hybridMultilevel"/>
    <w:tmpl w:val="FFFFFFFF"/>
    <w:lvl w:ilvl="0" w:tplc="9D369700">
      <w:start w:val="1"/>
      <w:numFmt w:val="bullet"/>
      <w:lvlText w:val=""/>
      <w:lvlJc w:val="left"/>
      <w:pPr>
        <w:ind w:left="720" w:hanging="360"/>
      </w:pPr>
      <w:rPr>
        <w:rFonts w:ascii="Symbol" w:hAnsi="Symbol" w:hint="default"/>
      </w:rPr>
    </w:lvl>
    <w:lvl w:ilvl="1" w:tplc="3FA638CA">
      <w:start w:val="1"/>
      <w:numFmt w:val="bullet"/>
      <w:lvlText w:val="o"/>
      <w:lvlJc w:val="left"/>
      <w:pPr>
        <w:ind w:left="1440" w:hanging="360"/>
      </w:pPr>
      <w:rPr>
        <w:rFonts w:ascii="Courier New" w:hAnsi="Courier New" w:hint="default"/>
      </w:rPr>
    </w:lvl>
    <w:lvl w:ilvl="2" w:tplc="267CABFE">
      <w:start w:val="1"/>
      <w:numFmt w:val="bullet"/>
      <w:lvlText w:val=""/>
      <w:lvlJc w:val="left"/>
      <w:pPr>
        <w:ind w:left="2160" w:hanging="360"/>
      </w:pPr>
      <w:rPr>
        <w:rFonts w:ascii="Wingdings" w:hAnsi="Wingdings" w:hint="default"/>
      </w:rPr>
    </w:lvl>
    <w:lvl w:ilvl="3" w:tplc="CC242672">
      <w:start w:val="1"/>
      <w:numFmt w:val="bullet"/>
      <w:lvlText w:val=""/>
      <w:lvlJc w:val="left"/>
      <w:pPr>
        <w:ind w:left="2880" w:hanging="360"/>
      </w:pPr>
      <w:rPr>
        <w:rFonts w:ascii="Symbol" w:hAnsi="Symbol" w:hint="default"/>
      </w:rPr>
    </w:lvl>
    <w:lvl w:ilvl="4" w:tplc="2C1EDCA6">
      <w:start w:val="1"/>
      <w:numFmt w:val="bullet"/>
      <w:lvlText w:val="o"/>
      <w:lvlJc w:val="left"/>
      <w:pPr>
        <w:ind w:left="3600" w:hanging="360"/>
      </w:pPr>
      <w:rPr>
        <w:rFonts w:ascii="Courier New" w:hAnsi="Courier New" w:hint="default"/>
      </w:rPr>
    </w:lvl>
    <w:lvl w:ilvl="5" w:tplc="81D4407E">
      <w:start w:val="1"/>
      <w:numFmt w:val="bullet"/>
      <w:lvlText w:val=""/>
      <w:lvlJc w:val="left"/>
      <w:pPr>
        <w:ind w:left="4320" w:hanging="360"/>
      </w:pPr>
      <w:rPr>
        <w:rFonts w:ascii="Wingdings" w:hAnsi="Wingdings" w:hint="default"/>
      </w:rPr>
    </w:lvl>
    <w:lvl w:ilvl="6" w:tplc="8A38F0D4">
      <w:start w:val="1"/>
      <w:numFmt w:val="bullet"/>
      <w:lvlText w:val=""/>
      <w:lvlJc w:val="left"/>
      <w:pPr>
        <w:ind w:left="5040" w:hanging="360"/>
      </w:pPr>
      <w:rPr>
        <w:rFonts w:ascii="Symbol" w:hAnsi="Symbol" w:hint="default"/>
      </w:rPr>
    </w:lvl>
    <w:lvl w:ilvl="7" w:tplc="8AAC64C0">
      <w:start w:val="1"/>
      <w:numFmt w:val="bullet"/>
      <w:lvlText w:val="o"/>
      <w:lvlJc w:val="left"/>
      <w:pPr>
        <w:ind w:left="5760" w:hanging="360"/>
      </w:pPr>
      <w:rPr>
        <w:rFonts w:ascii="Courier New" w:hAnsi="Courier New" w:hint="default"/>
      </w:rPr>
    </w:lvl>
    <w:lvl w:ilvl="8" w:tplc="B0901C18">
      <w:start w:val="1"/>
      <w:numFmt w:val="bullet"/>
      <w:lvlText w:val=""/>
      <w:lvlJc w:val="left"/>
      <w:pPr>
        <w:ind w:left="6480" w:hanging="360"/>
      </w:pPr>
      <w:rPr>
        <w:rFonts w:ascii="Wingdings" w:hAnsi="Wingdings" w:hint="default"/>
      </w:rPr>
    </w:lvl>
  </w:abstractNum>
  <w:abstractNum w:abstractNumId="10" w15:restartNumberingAfterBreak="0">
    <w:nsid w:val="264B9860"/>
    <w:multiLevelType w:val="multilevel"/>
    <w:tmpl w:val="AFAE256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8ABDB87"/>
    <w:multiLevelType w:val="hybridMultilevel"/>
    <w:tmpl w:val="FFFFFFFF"/>
    <w:lvl w:ilvl="0" w:tplc="658659BA">
      <w:start w:val="1"/>
      <w:numFmt w:val="bullet"/>
      <w:lvlText w:val=""/>
      <w:lvlJc w:val="left"/>
      <w:pPr>
        <w:ind w:left="720" w:hanging="360"/>
      </w:pPr>
      <w:rPr>
        <w:rFonts w:ascii="Symbol" w:hAnsi="Symbol" w:hint="default"/>
      </w:rPr>
    </w:lvl>
    <w:lvl w:ilvl="1" w:tplc="B336A260">
      <w:start w:val="1"/>
      <w:numFmt w:val="bullet"/>
      <w:lvlText w:val="o"/>
      <w:lvlJc w:val="left"/>
      <w:pPr>
        <w:ind w:left="1440" w:hanging="360"/>
      </w:pPr>
      <w:rPr>
        <w:rFonts w:ascii="Courier New" w:hAnsi="Courier New" w:hint="default"/>
      </w:rPr>
    </w:lvl>
    <w:lvl w:ilvl="2" w:tplc="D2D24060">
      <w:start w:val="1"/>
      <w:numFmt w:val="bullet"/>
      <w:lvlText w:val=""/>
      <w:lvlJc w:val="left"/>
      <w:pPr>
        <w:ind w:left="2160" w:hanging="360"/>
      </w:pPr>
      <w:rPr>
        <w:rFonts w:ascii="Wingdings" w:hAnsi="Wingdings" w:hint="default"/>
      </w:rPr>
    </w:lvl>
    <w:lvl w:ilvl="3" w:tplc="FE06B568">
      <w:start w:val="1"/>
      <w:numFmt w:val="bullet"/>
      <w:lvlText w:val=""/>
      <w:lvlJc w:val="left"/>
      <w:pPr>
        <w:ind w:left="2880" w:hanging="360"/>
      </w:pPr>
      <w:rPr>
        <w:rFonts w:ascii="Symbol" w:hAnsi="Symbol" w:hint="default"/>
      </w:rPr>
    </w:lvl>
    <w:lvl w:ilvl="4" w:tplc="CC068340">
      <w:start w:val="1"/>
      <w:numFmt w:val="bullet"/>
      <w:lvlText w:val="o"/>
      <w:lvlJc w:val="left"/>
      <w:pPr>
        <w:ind w:left="3600" w:hanging="360"/>
      </w:pPr>
      <w:rPr>
        <w:rFonts w:ascii="Courier New" w:hAnsi="Courier New" w:hint="default"/>
      </w:rPr>
    </w:lvl>
    <w:lvl w:ilvl="5" w:tplc="ABDCBE6A">
      <w:start w:val="1"/>
      <w:numFmt w:val="bullet"/>
      <w:lvlText w:val=""/>
      <w:lvlJc w:val="left"/>
      <w:pPr>
        <w:ind w:left="4320" w:hanging="360"/>
      </w:pPr>
      <w:rPr>
        <w:rFonts w:ascii="Wingdings" w:hAnsi="Wingdings" w:hint="default"/>
      </w:rPr>
    </w:lvl>
    <w:lvl w:ilvl="6" w:tplc="8090A592">
      <w:start w:val="1"/>
      <w:numFmt w:val="bullet"/>
      <w:lvlText w:val=""/>
      <w:lvlJc w:val="left"/>
      <w:pPr>
        <w:ind w:left="5040" w:hanging="360"/>
      </w:pPr>
      <w:rPr>
        <w:rFonts w:ascii="Symbol" w:hAnsi="Symbol" w:hint="default"/>
      </w:rPr>
    </w:lvl>
    <w:lvl w:ilvl="7" w:tplc="5762AA44">
      <w:start w:val="1"/>
      <w:numFmt w:val="bullet"/>
      <w:lvlText w:val="o"/>
      <w:lvlJc w:val="left"/>
      <w:pPr>
        <w:ind w:left="5760" w:hanging="360"/>
      </w:pPr>
      <w:rPr>
        <w:rFonts w:ascii="Courier New" w:hAnsi="Courier New" w:hint="default"/>
      </w:rPr>
    </w:lvl>
    <w:lvl w:ilvl="8" w:tplc="A7F264E4">
      <w:start w:val="1"/>
      <w:numFmt w:val="bullet"/>
      <w:lvlText w:val=""/>
      <w:lvlJc w:val="left"/>
      <w:pPr>
        <w:ind w:left="6480" w:hanging="360"/>
      </w:pPr>
      <w:rPr>
        <w:rFonts w:ascii="Wingdings" w:hAnsi="Wingdings" w:hint="default"/>
      </w:rPr>
    </w:lvl>
  </w:abstractNum>
  <w:abstractNum w:abstractNumId="12" w15:restartNumberingAfterBreak="0">
    <w:nsid w:val="28D62188"/>
    <w:multiLevelType w:val="hybridMultilevel"/>
    <w:tmpl w:val="FFFFFFFF"/>
    <w:lvl w:ilvl="0" w:tplc="47DE8668">
      <w:start w:val="1"/>
      <w:numFmt w:val="bullet"/>
      <w:lvlText w:val=""/>
      <w:lvlJc w:val="left"/>
      <w:pPr>
        <w:ind w:left="720" w:hanging="360"/>
      </w:pPr>
      <w:rPr>
        <w:rFonts w:ascii="Symbol" w:hAnsi="Symbol" w:hint="default"/>
      </w:rPr>
    </w:lvl>
    <w:lvl w:ilvl="1" w:tplc="B3D6C958">
      <w:start w:val="1"/>
      <w:numFmt w:val="bullet"/>
      <w:lvlText w:val="o"/>
      <w:lvlJc w:val="left"/>
      <w:pPr>
        <w:ind w:left="1440" w:hanging="360"/>
      </w:pPr>
      <w:rPr>
        <w:rFonts w:ascii="Courier New" w:hAnsi="Courier New" w:hint="default"/>
      </w:rPr>
    </w:lvl>
    <w:lvl w:ilvl="2" w:tplc="C51EADFE">
      <w:start w:val="1"/>
      <w:numFmt w:val="bullet"/>
      <w:lvlText w:val=""/>
      <w:lvlJc w:val="left"/>
      <w:pPr>
        <w:ind w:left="2160" w:hanging="360"/>
      </w:pPr>
      <w:rPr>
        <w:rFonts w:ascii="Wingdings" w:hAnsi="Wingdings" w:hint="default"/>
      </w:rPr>
    </w:lvl>
    <w:lvl w:ilvl="3" w:tplc="685C30CE">
      <w:start w:val="1"/>
      <w:numFmt w:val="bullet"/>
      <w:lvlText w:val=""/>
      <w:lvlJc w:val="left"/>
      <w:pPr>
        <w:ind w:left="2880" w:hanging="360"/>
      </w:pPr>
      <w:rPr>
        <w:rFonts w:ascii="Symbol" w:hAnsi="Symbol" w:hint="default"/>
      </w:rPr>
    </w:lvl>
    <w:lvl w:ilvl="4" w:tplc="97D20050">
      <w:start w:val="1"/>
      <w:numFmt w:val="bullet"/>
      <w:lvlText w:val="o"/>
      <w:lvlJc w:val="left"/>
      <w:pPr>
        <w:ind w:left="3600" w:hanging="360"/>
      </w:pPr>
      <w:rPr>
        <w:rFonts w:ascii="Courier New" w:hAnsi="Courier New" w:hint="default"/>
      </w:rPr>
    </w:lvl>
    <w:lvl w:ilvl="5" w:tplc="430A4892">
      <w:start w:val="1"/>
      <w:numFmt w:val="bullet"/>
      <w:lvlText w:val=""/>
      <w:lvlJc w:val="left"/>
      <w:pPr>
        <w:ind w:left="4320" w:hanging="360"/>
      </w:pPr>
      <w:rPr>
        <w:rFonts w:ascii="Wingdings" w:hAnsi="Wingdings" w:hint="default"/>
      </w:rPr>
    </w:lvl>
    <w:lvl w:ilvl="6" w:tplc="7C125678">
      <w:start w:val="1"/>
      <w:numFmt w:val="bullet"/>
      <w:lvlText w:val=""/>
      <w:lvlJc w:val="left"/>
      <w:pPr>
        <w:ind w:left="5040" w:hanging="360"/>
      </w:pPr>
      <w:rPr>
        <w:rFonts w:ascii="Symbol" w:hAnsi="Symbol" w:hint="default"/>
      </w:rPr>
    </w:lvl>
    <w:lvl w:ilvl="7" w:tplc="B2CA8A60">
      <w:start w:val="1"/>
      <w:numFmt w:val="bullet"/>
      <w:lvlText w:val="o"/>
      <w:lvlJc w:val="left"/>
      <w:pPr>
        <w:ind w:left="5760" w:hanging="360"/>
      </w:pPr>
      <w:rPr>
        <w:rFonts w:ascii="Courier New" w:hAnsi="Courier New" w:hint="default"/>
      </w:rPr>
    </w:lvl>
    <w:lvl w:ilvl="8" w:tplc="F4285AE4">
      <w:start w:val="1"/>
      <w:numFmt w:val="bullet"/>
      <w:lvlText w:val=""/>
      <w:lvlJc w:val="left"/>
      <w:pPr>
        <w:ind w:left="6480" w:hanging="360"/>
      </w:pPr>
      <w:rPr>
        <w:rFonts w:ascii="Wingdings" w:hAnsi="Wingdings" w:hint="default"/>
      </w:rPr>
    </w:lvl>
  </w:abstractNum>
  <w:abstractNum w:abstractNumId="13" w15:restartNumberingAfterBreak="0">
    <w:nsid w:val="2ACAF2F3"/>
    <w:multiLevelType w:val="hybridMultilevel"/>
    <w:tmpl w:val="5490A528"/>
    <w:lvl w:ilvl="0" w:tplc="873A1DA0">
      <w:start w:val="1"/>
      <w:numFmt w:val="bullet"/>
      <w:lvlText w:val=""/>
      <w:lvlJc w:val="left"/>
      <w:pPr>
        <w:ind w:left="720" w:hanging="360"/>
      </w:pPr>
      <w:rPr>
        <w:rFonts w:ascii="Symbol" w:hAnsi="Symbol" w:hint="default"/>
      </w:rPr>
    </w:lvl>
    <w:lvl w:ilvl="1" w:tplc="DFB83644">
      <w:start w:val="1"/>
      <w:numFmt w:val="bullet"/>
      <w:lvlText w:val="o"/>
      <w:lvlJc w:val="left"/>
      <w:pPr>
        <w:ind w:left="1440" w:hanging="360"/>
      </w:pPr>
      <w:rPr>
        <w:rFonts w:ascii="Courier New" w:hAnsi="Courier New" w:hint="default"/>
      </w:rPr>
    </w:lvl>
    <w:lvl w:ilvl="2" w:tplc="50EAB394">
      <w:start w:val="1"/>
      <w:numFmt w:val="bullet"/>
      <w:lvlText w:val=""/>
      <w:lvlJc w:val="left"/>
      <w:pPr>
        <w:ind w:left="2160" w:hanging="360"/>
      </w:pPr>
      <w:rPr>
        <w:rFonts w:ascii="Wingdings" w:hAnsi="Wingdings" w:hint="default"/>
      </w:rPr>
    </w:lvl>
    <w:lvl w:ilvl="3" w:tplc="D5361F1A">
      <w:start w:val="1"/>
      <w:numFmt w:val="bullet"/>
      <w:lvlText w:val=""/>
      <w:lvlJc w:val="left"/>
      <w:pPr>
        <w:ind w:left="2880" w:hanging="360"/>
      </w:pPr>
      <w:rPr>
        <w:rFonts w:ascii="Symbol" w:hAnsi="Symbol" w:hint="default"/>
      </w:rPr>
    </w:lvl>
    <w:lvl w:ilvl="4" w:tplc="B1E407B6">
      <w:start w:val="1"/>
      <w:numFmt w:val="bullet"/>
      <w:lvlText w:val="o"/>
      <w:lvlJc w:val="left"/>
      <w:pPr>
        <w:ind w:left="3600" w:hanging="360"/>
      </w:pPr>
      <w:rPr>
        <w:rFonts w:ascii="Courier New" w:hAnsi="Courier New" w:hint="default"/>
      </w:rPr>
    </w:lvl>
    <w:lvl w:ilvl="5" w:tplc="3B023986">
      <w:start w:val="1"/>
      <w:numFmt w:val="bullet"/>
      <w:lvlText w:val=""/>
      <w:lvlJc w:val="left"/>
      <w:pPr>
        <w:ind w:left="4320" w:hanging="360"/>
      </w:pPr>
      <w:rPr>
        <w:rFonts w:ascii="Wingdings" w:hAnsi="Wingdings" w:hint="default"/>
      </w:rPr>
    </w:lvl>
    <w:lvl w:ilvl="6" w:tplc="563EEB68">
      <w:start w:val="1"/>
      <w:numFmt w:val="bullet"/>
      <w:lvlText w:val=""/>
      <w:lvlJc w:val="left"/>
      <w:pPr>
        <w:ind w:left="5040" w:hanging="360"/>
      </w:pPr>
      <w:rPr>
        <w:rFonts w:ascii="Symbol" w:hAnsi="Symbol" w:hint="default"/>
      </w:rPr>
    </w:lvl>
    <w:lvl w:ilvl="7" w:tplc="9F20FBC8">
      <w:start w:val="1"/>
      <w:numFmt w:val="bullet"/>
      <w:lvlText w:val="o"/>
      <w:lvlJc w:val="left"/>
      <w:pPr>
        <w:ind w:left="5760" w:hanging="360"/>
      </w:pPr>
      <w:rPr>
        <w:rFonts w:ascii="Courier New" w:hAnsi="Courier New" w:hint="default"/>
      </w:rPr>
    </w:lvl>
    <w:lvl w:ilvl="8" w:tplc="D3EA6A10">
      <w:start w:val="1"/>
      <w:numFmt w:val="bullet"/>
      <w:lvlText w:val=""/>
      <w:lvlJc w:val="left"/>
      <w:pPr>
        <w:ind w:left="6480" w:hanging="360"/>
      </w:pPr>
      <w:rPr>
        <w:rFonts w:ascii="Wingdings" w:hAnsi="Wingdings" w:hint="default"/>
      </w:rPr>
    </w:lvl>
  </w:abstractNum>
  <w:abstractNum w:abstractNumId="14" w15:restartNumberingAfterBreak="0">
    <w:nsid w:val="2F710311"/>
    <w:multiLevelType w:val="hybridMultilevel"/>
    <w:tmpl w:val="FFFFFFFF"/>
    <w:lvl w:ilvl="0" w:tplc="24D45DF0">
      <w:start w:val="1"/>
      <w:numFmt w:val="bullet"/>
      <w:lvlText w:val=""/>
      <w:lvlJc w:val="left"/>
      <w:pPr>
        <w:ind w:left="720" w:hanging="360"/>
      </w:pPr>
      <w:rPr>
        <w:rFonts w:ascii="Symbol" w:hAnsi="Symbol" w:hint="default"/>
      </w:rPr>
    </w:lvl>
    <w:lvl w:ilvl="1" w:tplc="4E1603E8">
      <w:start w:val="1"/>
      <w:numFmt w:val="bullet"/>
      <w:lvlText w:val="o"/>
      <w:lvlJc w:val="left"/>
      <w:pPr>
        <w:ind w:left="1440" w:hanging="360"/>
      </w:pPr>
      <w:rPr>
        <w:rFonts w:ascii="Courier New" w:hAnsi="Courier New" w:hint="default"/>
      </w:rPr>
    </w:lvl>
    <w:lvl w:ilvl="2" w:tplc="12AEF5FA">
      <w:start w:val="1"/>
      <w:numFmt w:val="bullet"/>
      <w:lvlText w:val=""/>
      <w:lvlJc w:val="left"/>
      <w:pPr>
        <w:ind w:left="2160" w:hanging="360"/>
      </w:pPr>
      <w:rPr>
        <w:rFonts w:ascii="Wingdings" w:hAnsi="Wingdings" w:hint="default"/>
      </w:rPr>
    </w:lvl>
    <w:lvl w:ilvl="3" w:tplc="096E15FA">
      <w:start w:val="1"/>
      <w:numFmt w:val="bullet"/>
      <w:lvlText w:val=""/>
      <w:lvlJc w:val="left"/>
      <w:pPr>
        <w:ind w:left="2880" w:hanging="360"/>
      </w:pPr>
      <w:rPr>
        <w:rFonts w:ascii="Symbol" w:hAnsi="Symbol" w:hint="default"/>
      </w:rPr>
    </w:lvl>
    <w:lvl w:ilvl="4" w:tplc="5F302114">
      <w:start w:val="1"/>
      <w:numFmt w:val="bullet"/>
      <w:lvlText w:val="o"/>
      <w:lvlJc w:val="left"/>
      <w:pPr>
        <w:ind w:left="3600" w:hanging="360"/>
      </w:pPr>
      <w:rPr>
        <w:rFonts w:ascii="Courier New" w:hAnsi="Courier New" w:hint="default"/>
      </w:rPr>
    </w:lvl>
    <w:lvl w:ilvl="5" w:tplc="709A49CA">
      <w:start w:val="1"/>
      <w:numFmt w:val="bullet"/>
      <w:lvlText w:val=""/>
      <w:lvlJc w:val="left"/>
      <w:pPr>
        <w:ind w:left="4320" w:hanging="360"/>
      </w:pPr>
      <w:rPr>
        <w:rFonts w:ascii="Wingdings" w:hAnsi="Wingdings" w:hint="default"/>
      </w:rPr>
    </w:lvl>
    <w:lvl w:ilvl="6" w:tplc="59E07238">
      <w:start w:val="1"/>
      <w:numFmt w:val="bullet"/>
      <w:lvlText w:val=""/>
      <w:lvlJc w:val="left"/>
      <w:pPr>
        <w:ind w:left="5040" w:hanging="360"/>
      </w:pPr>
      <w:rPr>
        <w:rFonts w:ascii="Symbol" w:hAnsi="Symbol" w:hint="default"/>
      </w:rPr>
    </w:lvl>
    <w:lvl w:ilvl="7" w:tplc="62142C08">
      <w:start w:val="1"/>
      <w:numFmt w:val="bullet"/>
      <w:lvlText w:val="o"/>
      <w:lvlJc w:val="left"/>
      <w:pPr>
        <w:ind w:left="5760" w:hanging="360"/>
      </w:pPr>
      <w:rPr>
        <w:rFonts w:ascii="Courier New" w:hAnsi="Courier New" w:hint="default"/>
      </w:rPr>
    </w:lvl>
    <w:lvl w:ilvl="8" w:tplc="92FE8D96">
      <w:start w:val="1"/>
      <w:numFmt w:val="bullet"/>
      <w:lvlText w:val=""/>
      <w:lvlJc w:val="left"/>
      <w:pPr>
        <w:ind w:left="6480" w:hanging="360"/>
      </w:pPr>
      <w:rPr>
        <w:rFonts w:ascii="Wingdings" w:hAnsi="Wingdings" w:hint="default"/>
      </w:rPr>
    </w:lvl>
  </w:abstractNum>
  <w:abstractNum w:abstractNumId="15" w15:restartNumberingAfterBreak="0">
    <w:nsid w:val="312C1291"/>
    <w:multiLevelType w:val="multilevel"/>
    <w:tmpl w:val="5E22D6B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59B38FE"/>
    <w:multiLevelType w:val="hybridMultilevel"/>
    <w:tmpl w:val="00E48912"/>
    <w:lvl w:ilvl="0" w:tplc="003684AE">
      <w:start w:val="1"/>
      <w:numFmt w:val="bullet"/>
      <w:lvlText w:val=""/>
      <w:lvlJc w:val="left"/>
      <w:pPr>
        <w:ind w:left="720" w:hanging="360"/>
      </w:pPr>
      <w:rPr>
        <w:rFonts w:ascii="Symbol" w:hAnsi="Symbol" w:hint="default"/>
      </w:rPr>
    </w:lvl>
    <w:lvl w:ilvl="1" w:tplc="6D6410CC">
      <w:start w:val="1"/>
      <w:numFmt w:val="bullet"/>
      <w:lvlText w:val="o"/>
      <w:lvlJc w:val="left"/>
      <w:pPr>
        <w:ind w:left="1440" w:hanging="360"/>
      </w:pPr>
      <w:rPr>
        <w:rFonts w:ascii="Courier New" w:hAnsi="Courier New" w:hint="default"/>
      </w:rPr>
    </w:lvl>
    <w:lvl w:ilvl="2" w:tplc="CE8C8F5C">
      <w:start w:val="1"/>
      <w:numFmt w:val="bullet"/>
      <w:lvlText w:val=""/>
      <w:lvlJc w:val="left"/>
      <w:pPr>
        <w:ind w:left="2160" w:hanging="360"/>
      </w:pPr>
      <w:rPr>
        <w:rFonts w:ascii="Wingdings" w:hAnsi="Wingdings" w:hint="default"/>
      </w:rPr>
    </w:lvl>
    <w:lvl w:ilvl="3" w:tplc="5BC6580E">
      <w:start w:val="1"/>
      <w:numFmt w:val="bullet"/>
      <w:lvlText w:val=""/>
      <w:lvlJc w:val="left"/>
      <w:pPr>
        <w:ind w:left="2880" w:hanging="360"/>
      </w:pPr>
      <w:rPr>
        <w:rFonts w:ascii="Symbol" w:hAnsi="Symbol" w:hint="default"/>
      </w:rPr>
    </w:lvl>
    <w:lvl w:ilvl="4" w:tplc="72407FC2">
      <w:start w:val="1"/>
      <w:numFmt w:val="bullet"/>
      <w:lvlText w:val="o"/>
      <w:lvlJc w:val="left"/>
      <w:pPr>
        <w:ind w:left="3600" w:hanging="360"/>
      </w:pPr>
      <w:rPr>
        <w:rFonts w:ascii="Courier New" w:hAnsi="Courier New" w:hint="default"/>
      </w:rPr>
    </w:lvl>
    <w:lvl w:ilvl="5" w:tplc="B25E55D2">
      <w:start w:val="1"/>
      <w:numFmt w:val="bullet"/>
      <w:lvlText w:val=""/>
      <w:lvlJc w:val="left"/>
      <w:pPr>
        <w:ind w:left="4320" w:hanging="360"/>
      </w:pPr>
      <w:rPr>
        <w:rFonts w:ascii="Wingdings" w:hAnsi="Wingdings" w:hint="default"/>
      </w:rPr>
    </w:lvl>
    <w:lvl w:ilvl="6" w:tplc="BCFC9152">
      <w:start w:val="1"/>
      <w:numFmt w:val="bullet"/>
      <w:lvlText w:val=""/>
      <w:lvlJc w:val="left"/>
      <w:pPr>
        <w:ind w:left="5040" w:hanging="360"/>
      </w:pPr>
      <w:rPr>
        <w:rFonts w:ascii="Symbol" w:hAnsi="Symbol" w:hint="default"/>
      </w:rPr>
    </w:lvl>
    <w:lvl w:ilvl="7" w:tplc="8356F77E">
      <w:start w:val="1"/>
      <w:numFmt w:val="bullet"/>
      <w:lvlText w:val="o"/>
      <w:lvlJc w:val="left"/>
      <w:pPr>
        <w:ind w:left="5760" w:hanging="360"/>
      </w:pPr>
      <w:rPr>
        <w:rFonts w:ascii="Courier New" w:hAnsi="Courier New" w:hint="default"/>
      </w:rPr>
    </w:lvl>
    <w:lvl w:ilvl="8" w:tplc="590EED72">
      <w:start w:val="1"/>
      <w:numFmt w:val="bullet"/>
      <w:lvlText w:val=""/>
      <w:lvlJc w:val="left"/>
      <w:pPr>
        <w:ind w:left="6480" w:hanging="360"/>
      </w:pPr>
      <w:rPr>
        <w:rFonts w:ascii="Wingdings" w:hAnsi="Wingdings" w:hint="default"/>
      </w:rPr>
    </w:lvl>
  </w:abstractNum>
  <w:abstractNum w:abstractNumId="17" w15:restartNumberingAfterBreak="0">
    <w:nsid w:val="36C72AF8"/>
    <w:multiLevelType w:val="hybridMultilevel"/>
    <w:tmpl w:val="CEECEA68"/>
    <w:lvl w:ilvl="0" w:tplc="3D928E6C">
      <w:start w:val="1"/>
      <w:numFmt w:val="bullet"/>
      <w:lvlText w:val=""/>
      <w:lvlJc w:val="left"/>
      <w:pPr>
        <w:ind w:left="720" w:hanging="360"/>
      </w:pPr>
      <w:rPr>
        <w:rFonts w:ascii="Symbol" w:hAnsi="Symbol" w:hint="default"/>
      </w:rPr>
    </w:lvl>
    <w:lvl w:ilvl="1" w:tplc="36A4B8A8">
      <w:start w:val="1"/>
      <w:numFmt w:val="bullet"/>
      <w:lvlText w:val="o"/>
      <w:lvlJc w:val="left"/>
      <w:pPr>
        <w:ind w:left="1440" w:hanging="360"/>
      </w:pPr>
      <w:rPr>
        <w:rFonts w:ascii="Courier New" w:hAnsi="Courier New" w:hint="default"/>
      </w:rPr>
    </w:lvl>
    <w:lvl w:ilvl="2" w:tplc="B89EFC96">
      <w:start w:val="1"/>
      <w:numFmt w:val="bullet"/>
      <w:lvlText w:val=""/>
      <w:lvlJc w:val="left"/>
      <w:pPr>
        <w:ind w:left="2160" w:hanging="360"/>
      </w:pPr>
      <w:rPr>
        <w:rFonts w:ascii="Wingdings" w:hAnsi="Wingdings" w:hint="default"/>
      </w:rPr>
    </w:lvl>
    <w:lvl w:ilvl="3" w:tplc="C982FD5A">
      <w:start w:val="1"/>
      <w:numFmt w:val="bullet"/>
      <w:lvlText w:val=""/>
      <w:lvlJc w:val="left"/>
      <w:pPr>
        <w:ind w:left="2880" w:hanging="360"/>
      </w:pPr>
      <w:rPr>
        <w:rFonts w:ascii="Symbol" w:hAnsi="Symbol" w:hint="default"/>
      </w:rPr>
    </w:lvl>
    <w:lvl w:ilvl="4" w:tplc="178223D6">
      <w:start w:val="1"/>
      <w:numFmt w:val="bullet"/>
      <w:lvlText w:val="o"/>
      <w:lvlJc w:val="left"/>
      <w:pPr>
        <w:ind w:left="3600" w:hanging="360"/>
      </w:pPr>
      <w:rPr>
        <w:rFonts w:ascii="Courier New" w:hAnsi="Courier New" w:hint="default"/>
      </w:rPr>
    </w:lvl>
    <w:lvl w:ilvl="5" w:tplc="513619D8">
      <w:start w:val="1"/>
      <w:numFmt w:val="bullet"/>
      <w:lvlText w:val=""/>
      <w:lvlJc w:val="left"/>
      <w:pPr>
        <w:ind w:left="4320" w:hanging="360"/>
      </w:pPr>
      <w:rPr>
        <w:rFonts w:ascii="Wingdings" w:hAnsi="Wingdings" w:hint="default"/>
      </w:rPr>
    </w:lvl>
    <w:lvl w:ilvl="6" w:tplc="F0DCADD0">
      <w:start w:val="1"/>
      <w:numFmt w:val="bullet"/>
      <w:lvlText w:val=""/>
      <w:lvlJc w:val="left"/>
      <w:pPr>
        <w:ind w:left="5040" w:hanging="360"/>
      </w:pPr>
      <w:rPr>
        <w:rFonts w:ascii="Symbol" w:hAnsi="Symbol" w:hint="default"/>
      </w:rPr>
    </w:lvl>
    <w:lvl w:ilvl="7" w:tplc="ACA24288">
      <w:start w:val="1"/>
      <w:numFmt w:val="bullet"/>
      <w:lvlText w:val="o"/>
      <w:lvlJc w:val="left"/>
      <w:pPr>
        <w:ind w:left="5760" w:hanging="360"/>
      </w:pPr>
      <w:rPr>
        <w:rFonts w:ascii="Courier New" w:hAnsi="Courier New" w:hint="default"/>
      </w:rPr>
    </w:lvl>
    <w:lvl w:ilvl="8" w:tplc="E8CC9E28">
      <w:start w:val="1"/>
      <w:numFmt w:val="bullet"/>
      <w:lvlText w:val=""/>
      <w:lvlJc w:val="left"/>
      <w:pPr>
        <w:ind w:left="6480" w:hanging="360"/>
      </w:pPr>
      <w:rPr>
        <w:rFonts w:ascii="Wingdings" w:hAnsi="Wingdings" w:hint="default"/>
      </w:rPr>
    </w:lvl>
  </w:abstractNum>
  <w:abstractNum w:abstractNumId="18" w15:restartNumberingAfterBreak="0">
    <w:nsid w:val="36D4BC4C"/>
    <w:multiLevelType w:val="hybridMultilevel"/>
    <w:tmpl w:val="FFFFFFFF"/>
    <w:lvl w:ilvl="0" w:tplc="08D63BC4">
      <w:start w:val="1"/>
      <w:numFmt w:val="bullet"/>
      <w:lvlText w:val=""/>
      <w:lvlJc w:val="left"/>
      <w:pPr>
        <w:ind w:left="720" w:hanging="360"/>
      </w:pPr>
      <w:rPr>
        <w:rFonts w:ascii="Symbol" w:hAnsi="Symbol" w:hint="default"/>
      </w:rPr>
    </w:lvl>
    <w:lvl w:ilvl="1" w:tplc="49AE0C54">
      <w:start w:val="1"/>
      <w:numFmt w:val="bullet"/>
      <w:lvlText w:val="o"/>
      <w:lvlJc w:val="left"/>
      <w:pPr>
        <w:ind w:left="1440" w:hanging="360"/>
      </w:pPr>
      <w:rPr>
        <w:rFonts w:ascii="Courier New" w:hAnsi="Courier New" w:hint="default"/>
      </w:rPr>
    </w:lvl>
    <w:lvl w:ilvl="2" w:tplc="328A4CAA">
      <w:start w:val="1"/>
      <w:numFmt w:val="bullet"/>
      <w:lvlText w:val=""/>
      <w:lvlJc w:val="left"/>
      <w:pPr>
        <w:ind w:left="2160" w:hanging="360"/>
      </w:pPr>
      <w:rPr>
        <w:rFonts w:ascii="Wingdings" w:hAnsi="Wingdings" w:hint="default"/>
      </w:rPr>
    </w:lvl>
    <w:lvl w:ilvl="3" w:tplc="812033F4">
      <w:start w:val="1"/>
      <w:numFmt w:val="bullet"/>
      <w:lvlText w:val=""/>
      <w:lvlJc w:val="left"/>
      <w:pPr>
        <w:ind w:left="2880" w:hanging="360"/>
      </w:pPr>
      <w:rPr>
        <w:rFonts w:ascii="Symbol" w:hAnsi="Symbol" w:hint="default"/>
      </w:rPr>
    </w:lvl>
    <w:lvl w:ilvl="4" w:tplc="A2DC3CF8">
      <w:start w:val="1"/>
      <w:numFmt w:val="bullet"/>
      <w:lvlText w:val="o"/>
      <w:lvlJc w:val="left"/>
      <w:pPr>
        <w:ind w:left="3600" w:hanging="360"/>
      </w:pPr>
      <w:rPr>
        <w:rFonts w:ascii="Courier New" w:hAnsi="Courier New" w:hint="default"/>
      </w:rPr>
    </w:lvl>
    <w:lvl w:ilvl="5" w:tplc="621C4B84">
      <w:start w:val="1"/>
      <w:numFmt w:val="bullet"/>
      <w:lvlText w:val=""/>
      <w:lvlJc w:val="left"/>
      <w:pPr>
        <w:ind w:left="4320" w:hanging="360"/>
      </w:pPr>
      <w:rPr>
        <w:rFonts w:ascii="Wingdings" w:hAnsi="Wingdings" w:hint="default"/>
      </w:rPr>
    </w:lvl>
    <w:lvl w:ilvl="6" w:tplc="6CBCD4CC">
      <w:start w:val="1"/>
      <w:numFmt w:val="bullet"/>
      <w:lvlText w:val=""/>
      <w:lvlJc w:val="left"/>
      <w:pPr>
        <w:ind w:left="5040" w:hanging="360"/>
      </w:pPr>
      <w:rPr>
        <w:rFonts w:ascii="Symbol" w:hAnsi="Symbol" w:hint="default"/>
      </w:rPr>
    </w:lvl>
    <w:lvl w:ilvl="7" w:tplc="23A4B3BE">
      <w:start w:val="1"/>
      <w:numFmt w:val="bullet"/>
      <w:lvlText w:val="o"/>
      <w:lvlJc w:val="left"/>
      <w:pPr>
        <w:ind w:left="5760" w:hanging="360"/>
      </w:pPr>
      <w:rPr>
        <w:rFonts w:ascii="Courier New" w:hAnsi="Courier New" w:hint="default"/>
      </w:rPr>
    </w:lvl>
    <w:lvl w:ilvl="8" w:tplc="0A8E44C0">
      <w:start w:val="1"/>
      <w:numFmt w:val="bullet"/>
      <w:lvlText w:val=""/>
      <w:lvlJc w:val="left"/>
      <w:pPr>
        <w:ind w:left="6480" w:hanging="360"/>
      </w:pPr>
      <w:rPr>
        <w:rFonts w:ascii="Wingdings" w:hAnsi="Wingdings" w:hint="default"/>
      </w:rPr>
    </w:lvl>
  </w:abstractNum>
  <w:abstractNum w:abstractNumId="19" w15:restartNumberingAfterBreak="0">
    <w:nsid w:val="415361E1"/>
    <w:multiLevelType w:val="hybridMultilevel"/>
    <w:tmpl w:val="FFFFFFFF"/>
    <w:lvl w:ilvl="0" w:tplc="F61AD4AC">
      <w:start w:val="1"/>
      <w:numFmt w:val="bullet"/>
      <w:lvlText w:val=""/>
      <w:lvlJc w:val="left"/>
      <w:pPr>
        <w:ind w:left="720" w:hanging="360"/>
      </w:pPr>
      <w:rPr>
        <w:rFonts w:ascii="Symbol" w:hAnsi="Symbol" w:hint="default"/>
      </w:rPr>
    </w:lvl>
    <w:lvl w:ilvl="1" w:tplc="601211F6">
      <w:start w:val="1"/>
      <w:numFmt w:val="bullet"/>
      <w:lvlText w:val="o"/>
      <w:lvlJc w:val="left"/>
      <w:pPr>
        <w:ind w:left="1440" w:hanging="360"/>
      </w:pPr>
      <w:rPr>
        <w:rFonts w:ascii="Courier New" w:hAnsi="Courier New" w:hint="default"/>
      </w:rPr>
    </w:lvl>
    <w:lvl w:ilvl="2" w:tplc="8192586E">
      <w:start w:val="1"/>
      <w:numFmt w:val="bullet"/>
      <w:lvlText w:val=""/>
      <w:lvlJc w:val="left"/>
      <w:pPr>
        <w:ind w:left="2160" w:hanging="360"/>
      </w:pPr>
      <w:rPr>
        <w:rFonts w:ascii="Wingdings" w:hAnsi="Wingdings" w:hint="default"/>
      </w:rPr>
    </w:lvl>
    <w:lvl w:ilvl="3" w:tplc="C7CEE3A4">
      <w:start w:val="1"/>
      <w:numFmt w:val="bullet"/>
      <w:lvlText w:val=""/>
      <w:lvlJc w:val="left"/>
      <w:pPr>
        <w:ind w:left="2880" w:hanging="360"/>
      </w:pPr>
      <w:rPr>
        <w:rFonts w:ascii="Symbol" w:hAnsi="Symbol" w:hint="default"/>
      </w:rPr>
    </w:lvl>
    <w:lvl w:ilvl="4" w:tplc="A3543886">
      <w:start w:val="1"/>
      <w:numFmt w:val="bullet"/>
      <w:lvlText w:val="o"/>
      <w:lvlJc w:val="left"/>
      <w:pPr>
        <w:ind w:left="3600" w:hanging="360"/>
      </w:pPr>
      <w:rPr>
        <w:rFonts w:ascii="Courier New" w:hAnsi="Courier New" w:hint="default"/>
      </w:rPr>
    </w:lvl>
    <w:lvl w:ilvl="5" w:tplc="CB7257D4">
      <w:start w:val="1"/>
      <w:numFmt w:val="bullet"/>
      <w:lvlText w:val=""/>
      <w:lvlJc w:val="left"/>
      <w:pPr>
        <w:ind w:left="4320" w:hanging="360"/>
      </w:pPr>
      <w:rPr>
        <w:rFonts w:ascii="Wingdings" w:hAnsi="Wingdings" w:hint="default"/>
      </w:rPr>
    </w:lvl>
    <w:lvl w:ilvl="6" w:tplc="B81A387C">
      <w:start w:val="1"/>
      <w:numFmt w:val="bullet"/>
      <w:lvlText w:val=""/>
      <w:lvlJc w:val="left"/>
      <w:pPr>
        <w:ind w:left="5040" w:hanging="360"/>
      </w:pPr>
      <w:rPr>
        <w:rFonts w:ascii="Symbol" w:hAnsi="Symbol" w:hint="default"/>
      </w:rPr>
    </w:lvl>
    <w:lvl w:ilvl="7" w:tplc="781AEE8A">
      <w:start w:val="1"/>
      <w:numFmt w:val="bullet"/>
      <w:lvlText w:val="o"/>
      <w:lvlJc w:val="left"/>
      <w:pPr>
        <w:ind w:left="5760" w:hanging="360"/>
      </w:pPr>
      <w:rPr>
        <w:rFonts w:ascii="Courier New" w:hAnsi="Courier New" w:hint="default"/>
      </w:rPr>
    </w:lvl>
    <w:lvl w:ilvl="8" w:tplc="DBB2F4EE">
      <w:start w:val="1"/>
      <w:numFmt w:val="bullet"/>
      <w:lvlText w:val=""/>
      <w:lvlJc w:val="left"/>
      <w:pPr>
        <w:ind w:left="6480" w:hanging="360"/>
      </w:pPr>
      <w:rPr>
        <w:rFonts w:ascii="Wingdings" w:hAnsi="Wingdings" w:hint="default"/>
      </w:rPr>
    </w:lvl>
  </w:abstractNum>
  <w:abstractNum w:abstractNumId="20" w15:restartNumberingAfterBreak="0">
    <w:nsid w:val="4C42FE0D"/>
    <w:multiLevelType w:val="hybridMultilevel"/>
    <w:tmpl w:val="ED044530"/>
    <w:lvl w:ilvl="0" w:tplc="B86217E6">
      <w:start w:val="1"/>
      <w:numFmt w:val="bullet"/>
      <w:lvlText w:val=""/>
      <w:lvlJc w:val="left"/>
      <w:pPr>
        <w:ind w:left="720" w:hanging="360"/>
      </w:pPr>
      <w:rPr>
        <w:rFonts w:ascii="Symbol" w:hAnsi="Symbol" w:hint="default"/>
      </w:rPr>
    </w:lvl>
    <w:lvl w:ilvl="1" w:tplc="4234141C">
      <w:start w:val="1"/>
      <w:numFmt w:val="bullet"/>
      <w:lvlText w:val="o"/>
      <w:lvlJc w:val="left"/>
      <w:pPr>
        <w:ind w:left="1440" w:hanging="360"/>
      </w:pPr>
      <w:rPr>
        <w:rFonts w:ascii="Courier New" w:hAnsi="Courier New" w:hint="default"/>
      </w:rPr>
    </w:lvl>
    <w:lvl w:ilvl="2" w:tplc="B532ABE6">
      <w:start w:val="1"/>
      <w:numFmt w:val="bullet"/>
      <w:lvlText w:val=""/>
      <w:lvlJc w:val="left"/>
      <w:pPr>
        <w:ind w:left="2160" w:hanging="360"/>
      </w:pPr>
      <w:rPr>
        <w:rFonts w:ascii="Wingdings" w:hAnsi="Wingdings" w:hint="default"/>
      </w:rPr>
    </w:lvl>
    <w:lvl w:ilvl="3" w:tplc="09D0CB3E">
      <w:start w:val="1"/>
      <w:numFmt w:val="bullet"/>
      <w:lvlText w:val=""/>
      <w:lvlJc w:val="left"/>
      <w:pPr>
        <w:ind w:left="2880" w:hanging="360"/>
      </w:pPr>
      <w:rPr>
        <w:rFonts w:ascii="Symbol" w:hAnsi="Symbol" w:hint="default"/>
      </w:rPr>
    </w:lvl>
    <w:lvl w:ilvl="4" w:tplc="88661FFA">
      <w:start w:val="1"/>
      <w:numFmt w:val="bullet"/>
      <w:lvlText w:val="o"/>
      <w:lvlJc w:val="left"/>
      <w:pPr>
        <w:ind w:left="3600" w:hanging="360"/>
      </w:pPr>
      <w:rPr>
        <w:rFonts w:ascii="Courier New" w:hAnsi="Courier New" w:hint="default"/>
      </w:rPr>
    </w:lvl>
    <w:lvl w:ilvl="5" w:tplc="24B820EE">
      <w:start w:val="1"/>
      <w:numFmt w:val="bullet"/>
      <w:lvlText w:val=""/>
      <w:lvlJc w:val="left"/>
      <w:pPr>
        <w:ind w:left="4320" w:hanging="360"/>
      </w:pPr>
      <w:rPr>
        <w:rFonts w:ascii="Wingdings" w:hAnsi="Wingdings" w:hint="default"/>
      </w:rPr>
    </w:lvl>
    <w:lvl w:ilvl="6" w:tplc="AB4C2548">
      <w:start w:val="1"/>
      <w:numFmt w:val="bullet"/>
      <w:lvlText w:val=""/>
      <w:lvlJc w:val="left"/>
      <w:pPr>
        <w:ind w:left="5040" w:hanging="360"/>
      </w:pPr>
      <w:rPr>
        <w:rFonts w:ascii="Symbol" w:hAnsi="Symbol" w:hint="default"/>
      </w:rPr>
    </w:lvl>
    <w:lvl w:ilvl="7" w:tplc="95C88A00">
      <w:start w:val="1"/>
      <w:numFmt w:val="bullet"/>
      <w:lvlText w:val="o"/>
      <w:lvlJc w:val="left"/>
      <w:pPr>
        <w:ind w:left="5760" w:hanging="360"/>
      </w:pPr>
      <w:rPr>
        <w:rFonts w:ascii="Courier New" w:hAnsi="Courier New" w:hint="default"/>
      </w:rPr>
    </w:lvl>
    <w:lvl w:ilvl="8" w:tplc="CD0CF348">
      <w:start w:val="1"/>
      <w:numFmt w:val="bullet"/>
      <w:lvlText w:val=""/>
      <w:lvlJc w:val="left"/>
      <w:pPr>
        <w:ind w:left="6480" w:hanging="360"/>
      </w:pPr>
      <w:rPr>
        <w:rFonts w:ascii="Wingdings" w:hAnsi="Wingdings" w:hint="default"/>
      </w:rPr>
    </w:lvl>
  </w:abstractNum>
  <w:abstractNum w:abstractNumId="21" w15:restartNumberingAfterBreak="0">
    <w:nsid w:val="4E983143"/>
    <w:multiLevelType w:val="hybridMultilevel"/>
    <w:tmpl w:val="FFFFFFFF"/>
    <w:lvl w:ilvl="0" w:tplc="6FEE7B9A">
      <w:start w:val="1"/>
      <w:numFmt w:val="bullet"/>
      <w:lvlText w:val=""/>
      <w:lvlJc w:val="left"/>
      <w:pPr>
        <w:ind w:left="720" w:hanging="360"/>
      </w:pPr>
      <w:rPr>
        <w:rFonts w:ascii="Symbol" w:hAnsi="Symbol" w:hint="default"/>
      </w:rPr>
    </w:lvl>
    <w:lvl w:ilvl="1" w:tplc="5AF49616">
      <w:start w:val="1"/>
      <w:numFmt w:val="bullet"/>
      <w:lvlText w:val="o"/>
      <w:lvlJc w:val="left"/>
      <w:pPr>
        <w:ind w:left="1440" w:hanging="360"/>
      </w:pPr>
      <w:rPr>
        <w:rFonts w:ascii="Courier New" w:hAnsi="Courier New" w:hint="default"/>
      </w:rPr>
    </w:lvl>
    <w:lvl w:ilvl="2" w:tplc="623E4FAC">
      <w:start w:val="1"/>
      <w:numFmt w:val="bullet"/>
      <w:lvlText w:val=""/>
      <w:lvlJc w:val="left"/>
      <w:pPr>
        <w:ind w:left="2160" w:hanging="360"/>
      </w:pPr>
      <w:rPr>
        <w:rFonts w:ascii="Wingdings" w:hAnsi="Wingdings" w:hint="default"/>
      </w:rPr>
    </w:lvl>
    <w:lvl w:ilvl="3" w:tplc="FB8E0E2A">
      <w:start w:val="1"/>
      <w:numFmt w:val="bullet"/>
      <w:lvlText w:val=""/>
      <w:lvlJc w:val="left"/>
      <w:pPr>
        <w:ind w:left="2880" w:hanging="360"/>
      </w:pPr>
      <w:rPr>
        <w:rFonts w:ascii="Symbol" w:hAnsi="Symbol" w:hint="default"/>
      </w:rPr>
    </w:lvl>
    <w:lvl w:ilvl="4" w:tplc="D7EAD872">
      <w:start w:val="1"/>
      <w:numFmt w:val="bullet"/>
      <w:lvlText w:val="o"/>
      <w:lvlJc w:val="left"/>
      <w:pPr>
        <w:ind w:left="3600" w:hanging="360"/>
      </w:pPr>
      <w:rPr>
        <w:rFonts w:ascii="Courier New" w:hAnsi="Courier New" w:hint="default"/>
      </w:rPr>
    </w:lvl>
    <w:lvl w:ilvl="5" w:tplc="3A8A15AE">
      <w:start w:val="1"/>
      <w:numFmt w:val="bullet"/>
      <w:lvlText w:val=""/>
      <w:lvlJc w:val="left"/>
      <w:pPr>
        <w:ind w:left="4320" w:hanging="360"/>
      </w:pPr>
      <w:rPr>
        <w:rFonts w:ascii="Wingdings" w:hAnsi="Wingdings" w:hint="default"/>
      </w:rPr>
    </w:lvl>
    <w:lvl w:ilvl="6" w:tplc="067AC720">
      <w:start w:val="1"/>
      <w:numFmt w:val="bullet"/>
      <w:lvlText w:val=""/>
      <w:lvlJc w:val="left"/>
      <w:pPr>
        <w:ind w:left="5040" w:hanging="360"/>
      </w:pPr>
      <w:rPr>
        <w:rFonts w:ascii="Symbol" w:hAnsi="Symbol" w:hint="default"/>
      </w:rPr>
    </w:lvl>
    <w:lvl w:ilvl="7" w:tplc="939C3C64">
      <w:start w:val="1"/>
      <w:numFmt w:val="bullet"/>
      <w:lvlText w:val="o"/>
      <w:lvlJc w:val="left"/>
      <w:pPr>
        <w:ind w:left="5760" w:hanging="360"/>
      </w:pPr>
      <w:rPr>
        <w:rFonts w:ascii="Courier New" w:hAnsi="Courier New" w:hint="default"/>
      </w:rPr>
    </w:lvl>
    <w:lvl w:ilvl="8" w:tplc="5B86BCD4">
      <w:start w:val="1"/>
      <w:numFmt w:val="bullet"/>
      <w:lvlText w:val=""/>
      <w:lvlJc w:val="left"/>
      <w:pPr>
        <w:ind w:left="6480" w:hanging="360"/>
      </w:pPr>
      <w:rPr>
        <w:rFonts w:ascii="Wingdings" w:hAnsi="Wingdings" w:hint="default"/>
      </w:rPr>
    </w:lvl>
  </w:abstractNum>
  <w:abstractNum w:abstractNumId="22" w15:restartNumberingAfterBreak="0">
    <w:nsid w:val="57481019"/>
    <w:multiLevelType w:val="hybridMultilevel"/>
    <w:tmpl w:val="FFFFFFFF"/>
    <w:lvl w:ilvl="0" w:tplc="94B8BC12">
      <w:start w:val="1"/>
      <w:numFmt w:val="bullet"/>
      <w:lvlText w:val=""/>
      <w:lvlJc w:val="left"/>
      <w:pPr>
        <w:ind w:left="720" w:hanging="360"/>
      </w:pPr>
      <w:rPr>
        <w:rFonts w:ascii="Symbol" w:hAnsi="Symbol" w:hint="default"/>
      </w:rPr>
    </w:lvl>
    <w:lvl w:ilvl="1" w:tplc="A754CA66">
      <w:start w:val="1"/>
      <w:numFmt w:val="bullet"/>
      <w:lvlText w:val="o"/>
      <w:lvlJc w:val="left"/>
      <w:pPr>
        <w:ind w:left="1440" w:hanging="360"/>
      </w:pPr>
      <w:rPr>
        <w:rFonts w:ascii="Courier New" w:hAnsi="Courier New" w:hint="default"/>
      </w:rPr>
    </w:lvl>
    <w:lvl w:ilvl="2" w:tplc="2EFA737A">
      <w:start w:val="1"/>
      <w:numFmt w:val="bullet"/>
      <w:lvlText w:val=""/>
      <w:lvlJc w:val="left"/>
      <w:pPr>
        <w:ind w:left="2160" w:hanging="360"/>
      </w:pPr>
      <w:rPr>
        <w:rFonts w:ascii="Wingdings" w:hAnsi="Wingdings" w:hint="default"/>
      </w:rPr>
    </w:lvl>
    <w:lvl w:ilvl="3" w:tplc="A37AF79E">
      <w:start w:val="1"/>
      <w:numFmt w:val="bullet"/>
      <w:lvlText w:val=""/>
      <w:lvlJc w:val="left"/>
      <w:pPr>
        <w:ind w:left="2880" w:hanging="360"/>
      </w:pPr>
      <w:rPr>
        <w:rFonts w:ascii="Symbol" w:hAnsi="Symbol" w:hint="default"/>
      </w:rPr>
    </w:lvl>
    <w:lvl w:ilvl="4" w:tplc="FDB49438">
      <w:start w:val="1"/>
      <w:numFmt w:val="bullet"/>
      <w:lvlText w:val="o"/>
      <w:lvlJc w:val="left"/>
      <w:pPr>
        <w:ind w:left="3600" w:hanging="360"/>
      </w:pPr>
      <w:rPr>
        <w:rFonts w:ascii="Courier New" w:hAnsi="Courier New" w:hint="default"/>
      </w:rPr>
    </w:lvl>
    <w:lvl w:ilvl="5" w:tplc="A9549878">
      <w:start w:val="1"/>
      <w:numFmt w:val="bullet"/>
      <w:lvlText w:val=""/>
      <w:lvlJc w:val="left"/>
      <w:pPr>
        <w:ind w:left="4320" w:hanging="360"/>
      </w:pPr>
      <w:rPr>
        <w:rFonts w:ascii="Wingdings" w:hAnsi="Wingdings" w:hint="default"/>
      </w:rPr>
    </w:lvl>
    <w:lvl w:ilvl="6" w:tplc="C0B0A6C8">
      <w:start w:val="1"/>
      <w:numFmt w:val="bullet"/>
      <w:lvlText w:val=""/>
      <w:lvlJc w:val="left"/>
      <w:pPr>
        <w:ind w:left="5040" w:hanging="360"/>
      </w:pPr>
      <w:rPr>
        <w:rFonts w:ascii="Symbol" w:hAnsi="Symbol" w:hint="default"/>
      </w:rPr>
    </w:lvl>
    <w:lvl w:ilvl="7" w:tplc="D04465DC">
      <w:start w:val="1"/>
      <w:numFmt w:val="bullet"/>
      <w:lvlText w:val="o"/>
      <w:lvlJc w:val="left"/>
      <w:pPr>
        <w:ind w:left="5760" w:hanging="360"/>
      </w:pPr>
      <w:rPr>
        <w:rFonts w:ascii="Courier New" w:hAnsi="Courier New" w:hint="default"/>
      </w:rPr>
    </w:lvl>
    <w:lvl w:ilvl="8" w:tplc="27F41DC4">
      <w:start w:val="1"/>
      <w:numFmt w:val="bullet"/>
      <w:lvlText w:val=""/>
      <w:lvlJc w:val="left"/>
      <w:pPr>
        <w:ind w:left="6480" w:hanging="360"/>
      </w:pPr>
      <w:rPr>
        <w:rFonts w:ascii="Wingdings" w:hAnsi="Wingdings" w:hint="default"/>
      </w:rPr>
    </w:lvl>
  </w:abstractNum>
  <w:abstractNum w:abstractNumId="23" w15:restartNumberingAfterBreak="0">
    <w:nsid w:val="59CEF6E0"/>
    <w:multiLevelType w:val="hybridMultilevel"/>
    <w:tmpl w:val="FFFFFFFF"/>
    <w:lvl w:ilvl="0" w:tplc="01D0E1A6">
      <w:start w:val="1"/>
      <w:numFmt w:val="bullet"/>
      <w:lvlText w:val=""/>
      <w:lvlJc w:val="left"/>
      <w:pPr>
        <w:ind w:left="720" w:hanging="360"/>
      </w:pPr>
      <w:rPr>
        <w:rFonts w:ascii="Symbol" w:hAnsi="Symbol" w:hint="default"/>
      </w:rPr>
    </w:lvl>
    <w:lvl w:ilvl="1" w:tplc="57BEAA4E">
      <w:start w:val="1"/>
      <w:numFmt w:val="bullet"/>
      <w:lvlText w:val="o"/>
      <w:lvlJc w:val="left"/>
      <w:pPr>
        <w:ind w:left="1440" w:hanging="360"/>
      </w:pPr>
      <w:rPr>
        <w:rFonts w:ascii="Courier New" w:hAnsi="Courier New" w:hint="default"/>
      </w:rPr>
    </w:lvl>
    <w:lvl w:ilvl="2" w:tplc="23F03928">
      <w:start w:val="1"/>
      <w:numFmt w:val="bullet"/>
      <w:lvlText w:val=""/>
      <w:lvlJc w:val="left"/>
      <w:pPr>
        <w:ind w:left="2160" w:hanging="360"/>
      </w:pPr>
      <w:rPr>
        <w:rFonts w:ascii="Wingdings" w:hAnsi="Wingdings" w:hint="default"/>
      </w:rPr>
    </w:lvl>
    <w:lvl w:ilvl="3" w:tplc="269A3EBA">
      <w:start w:val="1"/>
      <w:numFmt w:val="bullet"/>
      <w:lvlText w:val=""/>
      <w:lvlJc w:val="left"/>
      <w:pPr>
        <w:ind w:left="2880" w:hanging="360"/>
      </w:pPr>
      <w:rPr>
        <w:rFonts w:ascii="Symbol" w:hAnsi="Symbol" w:hint="default"/>
      </w:rPr>
    </w:lvl>
    <w:lvl w:ilvl="4" w:tplc="BE369B4A">
      <w:start w:val="1"/>
      <w:numFmt w:val="bullet"/>
      <w:lvlText w:val="o"/>
      <w:lvlJc w:val="left"/>
      <w:pPr>
        <w:ind w:left="3600" w:hanging="360"/>
      </w:pPr>
      <w:rPr>
        <w:rFonts w:ascii="Courier New" w:hAnsi="Courier New" w:hint="default"/>
      </w:rPr>
    </w:lvl>
    <w:lvl w:ilvl="5" w:tplc="0F406118">
      <w:start w:val="1"/>
      <w:numFmt w:val="bullet"/>
      <w:lvlText w:val=""/>
      <w:lvlJc w:val="left"/>
      <w:pPr>
        <w:ind w:left="4320" w:hanging="360"/>
      </w:pPr>
      <w:rPr>
        <w:rFonts w:ascii="Wingdings" w:hAnsi="Wingdings" w:hint="default"/>
      </w:rPr>
    </w:lvl>
    <w:lvl w:ilvl="6" w:tplc="2BC44750">
      <w:start w:val="1"/>
      <w:numFmt w:val="bullet"/>
      <w:lvlText w:val=""/>
      <w:lvlJc w:val="left"/>
      <w:pPr>
        <w:ind w:left="5040" w:hanging="360"/>
      </w:pPr>
      <w:rPr>
        <w:rFonts w:ascii="Symbol" w:hAnsi="Symbol" w:hint="default"/>
      </w:rPr>
    </w:lvl>
    <w:lvl w:ilvl="7" w:tplc="5B66D4A4">
      <w:start w:val="1"/>
      <w:numFmt w:val="bullet"/>
      <w:lvlText w:val="o"/>
      <w:lvlJc w:val="left"/>
      <w:pPr>
        <w:ind w:left="5760" w:hanging="360"/>
      </w:pPr>
      <w:rPr>
        <w:rFonts w:ascii="Courier New" w:hAnsi="Courier New" w:hint="default"/>
      </w:rPr>
    </w:lvl>
    <w:lvl w:ilvl="8" w:tplc="37180818">
      <w:start w:val="1"/>
      <w:numFmt w:val="bullet"/>
      <w:lvlText w:val=""/>
      <w:lvlJc w:val="left"/>
      <w:pPr>
        <w:ind w:left="6480" w:hanging="360"/>
      </w:pPr>
      <w:rPr>
        <w:rFonts w:ascii="Wingdings" w:hAnsi="Wingdings" w:hint="default"/>
      </w:rPr>
    </w:lvl>
  </w:abstractNum>
  <w:abstractNum w:abstractNumId="24" w15:restartNumberingAfterBreak="0">
    <w:nsid w:val="5AA7EA35"/>
    <w:multiLevelType w:val="hybridMultilevel"/>
    <w:tmpl w:val="8EFE268C"/>
    <w:lvl w:ilvl="0" w:tplc="0AA24EF4">
      <w:start w:val="1"/>
      <w:numFmt w:val="bullet"/>
      <w:lvlText w:val=""/>
      <w:lvlJc w:val="left"/>
      <w:pPr>
        <w:ind w:left="720" w:hanging="360"/>
      </w:pPr>
      <w:rPr>
        <w:rFonts w:ascii="Symbol" w:hAnsi="Symbol" w:hint="default"/>
      </w:rPr>
    </w:lvl>
    <w:lvl w:ilvl="1" w:tplc="617A15AA">
      <w:start w:val="1"/>
      <w:numFmt w:val="bullet"/>
      <w:lvlText w:val="o"/>
      <w:lvlJc w:val="left"/>
      <w:pPr>
        <w:ind w:left="1440" w:hanging="360"/>
      </w:pPr>
      <w:rPr>
        <w:rFonts w:ascii="Courier New" w:hAnsi="Courier New" w:hint="default"/>
      </w:rPr>
    </w:lvl>
    <w:lvl w:ilvl="2" w:tplc="9F90ECF4">
      <w:start w:val="1"/>
      <w:numFmt w:val="bullet"/>
      <w:lvlText w:val=""/>
      <w:lvlJc w:val="left"/>
      <w:pPr>
        <w:ind w:left="2160" w:hanging="360"/>
      </w:pPr>
      <w:rPr>
        <w:rFonts w:ascii="Wingdings" w:hAnsi="Wingdings" w:hint="default"/>
      </w:rPr>
    </w:lvl>
    <w:lvl w:ilvl="3" w:tplc="E5742E8C">
      <w:start w:val="1"/>
      <w:numFmt w:val="bullet"/>
      <w:lvlText w:val=""/>
      <w:lvlJc w:val="left"/>
      <w:pPr>
        <w:ind w:left="2880" w:hanging="360"/>
      </w:pPr>
      <w:rPr>
        <w:rFonts w:ascii="Symbol" w:hAnsi="Symbol" w:hint="default"/>
      </w:rPr>
    </w:lvl>
    <w:lvl w:ilvl="4" w:tplc="178EEED4">
      <w:start w:val="1"/>
      <w:numFmt w:val="bullet"/>
      <w:lvlText w:val="o"/>
      <w:lvlJc w:val="left"/>
      <w:pPr>
        <w:ind w:left="3600" w:hanging="360"/>
      </w:pPr>
      <w:rPr>
        <w:rFonts w:ascii="Courier New" w:hAnsi="Courier New" w:hint="default"/>
      </w:rPr>
    </w:lvl>
    <w:lvl w:ilvl="5" w:tplc="F1862E5C">
      <w:start w:val="1"/>
      <w:numFmt w:val="bullet"/>
      <w:lvlText w:val=""/>
      <w:lvlJc w:val="left"/>
      <w:pPr>
        <w:ind w:left="4320" w:hanging="360"/>
      </w:pPr>
      <w:rPr>
        <w:rFonts w:ascii="Wingdings" w:hAnsi="Wingdings" w:hint="default"/>
      </w:rPr>
    </w:lvl>
    <w:lvl w:ilvl="6" w:tplc="C55CF276">
      <w:start w:val="1"/>
      <w:numFmt w:val="bullet"/>
      <w:lvlText w:val=""/>
      <w:lvlJc w:val="left"/>
      <w:pPr>
        <w:ind w:left="5040" w:hanging="360"/>
      </w:pPr>
      <w:rPr>
        <w:rFonts w:ascii="Symbol" w:hAnsi="Symbol" w:hint="default"/>
      </w:rPr>
    </w:lvl>
    <w:lvl w:ilvl="7" w:tplc="5A5E4CDC">
      <w:start w:val="1"/>
      <w:numFmt w:val="bullet"/>
      <w:lvlText w:val="o"/>
      <w:lvlJc w:val="left"/>
      <w:pPr>
        <w:ind w:left="5760" w:hanging="360"/>
      </w:pPr>
      <w:rPr>
        <w:rFonts w:ascii="Courier New" w:hAnsi="Courier New" w:hint="default"/>
      </w:rPr>
    </w:lvl>
    <w:lvl w:ilvl="8" w:tplc="FCAC0F7E">
      <w:start w:val="1"/>
      <w:numFmt w:val="bullet"/>
      <w:lvlText w:val=""/>
      <w:lvlJc w:val="left"/>
      <w:pPr>
        <w:ind w:left="6480" w:hanging="360"/>
      </w:pPr>
      <w:rPr>
        <w:rFonts w:ascii="Wingdings" w:hAnsi="Wingdings" w:hint="default"/>
      </w:rPr>
    </w:lvl>
  </w:abstractNum>
  <w:abstractNum w:abstractNumId="25" w15:restartNumberingAfterBreak="0">
    <w:nsid w:val="5ABBE9C1"/>
    <w:multiLevelType w:val="hybridMultilevel"/>
    <w:tmpl w:val="FFFFFFFF"/>
    <w:lvl w:ilvl="0" w:tplc="9B2440FA">
      <w:start w:val="1"/>
      <w:numFmt w:val="bullet"/>
      <w:lvlText w:val=""/>
      <w:lvlJc w:val="left"/>
      <w:pPr>
        <w:ind w:left="720" w:hanging="360"/>
      </w:pPr>
      <w:rPr>
        <w:rFonts w:ascii="Symbol" w:hAnsi="Symbol" w:hint="default"/>
      </w:rPr>
    </w:lvl>
    <w:lvl w:ilvl="1" w:tplc="32AA08BC">
      <w:start w:val="1"/>
      <w:numFmt w:val="bullet"/>
      <w:lvlText w:val="o"/>
      <w:lvlJc w:val="left"/>
      <w:pPr>
        <w:ind w:left="1440" w:hanging="360"/>
      </w:pPr>
      <w:rPr>
        <w:rFonts w:ascii="Courier New" w:hAnsi="Courier New" w:hint="default"/>
      </w:rPr>
    </w:lvl>
    <w:lvl w:ilvl="2" w:tplc="51EE7B52">
      <w:start w:val="1"/>
      <w:numFmt w:val="bullet"/>
      <w:lvlText w:val=""/>
      <w:lvlJc w:val="left"/>
      <w:pPr>
        <w:ind w:left="2160" w:hanging="360"/>
      </w:pPr>
      <w:rPr>
        <w:rFonts w:ascii="Wingdings" w:hAnsi="Wingdings" w:hint="default"/>
      </w:rPr>
    </w:lvl>
    <w:lvl w:ilvl="3" w:tplc="799CBDD2">
      <w:start w:val="1"/>
      <w:numFmt w:val="bullet"/>
      <w:lvlText w:val=""/>
      <w:lvlJc w:val="left"/>
      <w:pPr>
        <w:ind w:left="2880" w:hanging="360"/>
      </w:pPr>
      <w:rPr>
        <w:rFonts w:ascii="Symbol" w:hAnsi="Symbol" w:hint="default"/>
      </w:rPr>
    </w:lvl>
    <w:lvl w:ilvl="4" w:tplc="A94E7EC4">
      <w:start w:val="1"/>
      <w:numFmt w:val="bullet"/>
      <w:lvlText w:val="o"/>
      <w:lvlJc w:val="left"/>
      <w:pPr>
        <w:ind w:left="3600" w:hanging="360"/>
      </w:pPr>
      <w:rPr>
        <w:rFonts w:ascii="Courier New" w:hAnsi="Courier New" w:hint="default"/>
      </w:rPr>
    </w:lvl>
    <w:lvl w:ilvl="5" w:tplc="B35097AA">
      <w:start w:val="1"/>
      <w:numFmt w:val="bullet"/>
      <w:lvlText w:val=""/>
      <w:lvlJc w:val="left"/>
      <w:pPr>
        <w:ind w:left="4320" w:hanging="360"/>
      </w:pPr>
      <w:rPr>
        <w:rFonts w:ascii="Wingdings" w:hAnsi="Wingdings" w:hint="default"/>
      </w:rPr>
    </w:lvl>
    <w:lvl w:ilvl="6" w:tplc="BE6EFA7A">
      <w:start w:val="1"/>
      <w:numFmt w:val="bullet"/>
      <w:lvlText w:val=""/>
      <w:lvlJc w:val="left"/>
      <w:pPr>
        <w:ind w:left="5040" w:hanging="360"/>
      </w:pPr>
      <w:rPr>
        <w:rFonts w:ascii="Symbol" w:hAnsi="Symbol" w:hint="default"/>
      </w:rPr>
    </w:lvl>
    <w:lvl w:ilvl="7" w:tplc="A2CA9E44">
      <w:start w:val="1"/>
      <w:numFmt w:val="bullet"/>
      <w:lvlText w:val="o"/>
      <w:lvlJc w:val="left"/>
      <w:pPr>
        <w:ind w:left="5760" w:hanging="360"/>
      </w:pPr>
      <w:rPr>
        <w:rFonts w:ascii="Courier New" w:hAnsi="Courier New" w:hint="default"/>
      </w:rPr>
    </w:lvl>
    <w:lvl w:ilvl="8" w:tplc="0ABC1F0C">
      <w:start w:val="1"/>
      <w:numFmt w:val="bullet"/>
      <w:lvlText w:val=""/>
      <w:lvlJc w:val="left"/>
      <w:pPr>
        <w:ind w:left="6480" w:hanging="360"/>
      </w:pPr>
      <w:rPr>
        <w:rFonts w:ascii="Wingdings" w:hAnsi="Wingdings" w:hint="default"/>
      </w:rPr>
    </w:lvl>
  </w:abstractNum>
  <w:abstractNum w:abstractNumId="26" w15:restartNumberingAfterBreak="0">
    <w:nsid w:val="5CA63B51"/>
    <w:multiLevelType w:val="hybridMultilevel"/>
    <w:tmpl w:val="228A4EAA"/>
    <w:lvl w:ilvl="0" w:tplc="23D05F4E">
      <w:start w:val="1"/>
      <w:numFmt w:val="bullet"/>
      <w:lvlText w:val=""/>
      <w:lvlJc w:val="left"/>
      <w:pPr>
        <w:ind w:left="720" w:hanging="360"/>
      </w:pPr>
      <w:rPr>
        <w:rFonts w:ascii="Symbol" w:hAnsi="Symbol" w:hint="default"/>
      </w:rPr>
    </w:lvl>
    <w:lvl w:ilvl="1" w:tplc="B0FC3A7C">
      <w:start w:val="1"/>
      <w:numFmt w:val="bullet"/>
      <w:lvlText w:val="o"/>
      <w:lvlJc w:val="left"/>
      <w:pPr>
        <w:ind w:left="1440" w:hanging="360"/>
      </w:pPr>
      <w:rPr>
        <w:rFonts w:ascii="Courier New" w:hAnsi="Courier New" w:hint="default"/>
      </w:rPr>
    </w:lvl>
    <w:lvl w:ilvl="2" w:tplc="F0A6BD5A">
      <w:start w:val="1"/>
      <w:numFmt w:val="bullet"/>
      <w:lvlText w:val=""/>
      <w:lvlJc w:val="left"/>
      <w:pPr>
        <w:ind w:left="2160" w:hanging="360"/>
      </w:pPr>
      <w:rPr>
        <w:rFonts w:ascii="Wingdings" w:hAnsi="Wingdings" w:hint="default"/>
      </w:rPr>
    </w:lvl>
    <w:lvl w:ilvl="3" w:tplc="E056E120">
      <w:start w:val="1"/>
      <w:numFmt w:val="bullet"/>
      <w:lvlText w:val=""/>
      <w:lvlJc w:val="left"/>
      <w:pPr>
        <w:ind w:left="2880" w:hanging="360"/>
      </w:pPr>
      <w:rPr>
        <w:rFonts w:ascii="Symbol" w:hAnsi="Symbol" w:hint="default"/>
      </w:rPr>
    </w:lvl>
    <w:lvl w:ilvl="4" w:tplc="1FFA10D4">
      <w:start w:val="1"/>
      <w:numFmt w:val="bullet"/>
      <w:lvlText w:val="o"/>
      <w:lvlJc w:val="left"/>
      <w:pPr>
        <w:ind w:left="3600" w:hanging="360"/>
      </w:pPr>
      <w:rPr>
        <w:rFonts w:ascii="Courier New" w:hAnsi="Courier New" w:hint="default"/>
      </w:rPr>
    </w:lvl>
    <w:lvl w:ilvl="5" w:tplc="FF863DB0">
      <w:start w:val="1"/>
      <w:numFmt w:val="bullet"/>
      <w:lvlText w:val=""/>
      <w:lvlJc w:val="left"/>
      <w:pPr>
        <w:ind w:left="4320" w:hanging="360"/>
      </w:pPr>
      <w:rPr>
        <w:rFonts w:ascii="Wingdings" w:hAnsi="Wingdings" w:hint="default"/>
      </w:rPr>
    </w:lvl>
    <w:lvl w:ilvl="6" w:tplc="08F87F6C">
      <w:start w:val="1"/>
      <w:numFmt w:val="bullet"/>
      <w:lvlText w:val=""/>
      <w:lvlJc w:val="left"/>
      <w:pPr>
        <w:ind w:left="5040" w:hanging="360"/>
      </w:pPr>
      <w:rPr>
        <w:rFonts w:ascii="Symbol" w:hAnsi="Symbol" w:hint="default"/>
      </w:rPr>
    </w:lvl>
    <w:lvl w:ilvl="7" w:tplc="D71A8F28">
      <w:start w:val="1"/>
      <w:numFmt w:val="bullet"/>
      <w:lvlText w:val="o"/>
      <w:lvlJc w:val="left"/>
      <w:pPr>
        <w:ind w:left="5760" w:hanging="360"/>
      </w:pPr>
      <w:rPr>
        <w:rFonts w:ascii="Courier New" w:hAnsi="Courier New" w:hint="default"/>
      </w:rPr>
    </w:lvl>
    <w:lvl w:ilvl="8" w:tplc="5854E39C">
      <w:start w:val="1"/>
      <w:numFmt w:val="bullet"/>
      <w:lvlText w:val=""/>
      <w:lvlJc w:val="left"/>
      <w:pPr>
        <w:ind w:left="6480" w:hanging="360"/>
      </w:pPr>
      <w:rPr>
        <w:rFonts w:ascii="Wingdings" w:hAnsi="Wingdings" w:hint="default"/>
      </w:rPr>
    </w:lvl>
  </w:abstractNum>
  <w:abstractNum w:abstractNumId="27" w15:restartNumberingAfterBreak="0">
    <w:nsid w:val="638DB9A3"/>
    <w:multiLevelType w:val="hybridMultilevel"/>
    <w:tmpl w:val="3E5E2676"/>
    <w:lvl w:ilvl="0" w:tplc="E52AFD8C">
      <w:start w:val="1"/>
      <w:numFmt w:val="bullet"/>
      <w:lvlText w:val=""/>
      <w:lvlJc w:val="left"/>
      <w:pPr>
        <w:ind w:left="720" w:hanging="360"/>
      </w:pPr>
      <w:rPr>
        <w:rFonts w:ascii="Symbol" w:hAnsi="Symbol" w:hint="default"/>
      </w:rPr>
    </w:lvl>
    <w:lvl w:ilvl="1" w:tplc="68B67338">
      <w:start w:val="1"/>
      <w:numFmt w:val="bullet"/>
      <w:lvlText w:val="o"/>
      <w:lvlJc w:val="left"/>
      <w:pPr>
        <w:ind w:left="1440" w:hanging="360"/>
      </w:pPr>
      <w:rPr>
        <w:rFonts w:ascii="Courier New" w:hAnsi="Courier New" w:hint="default"/>
      </w:rPr>
    </w:lvl>
    <w:lvl w:ilvl="2" w:tplc="9CBEC9AC">
      <w:start w:val="1"/>
      <w:numFmt w:val="bullet"/>
      <w:lvlText w:val=""/>
      <w:lvlJc w:val="left"/>
      <w:pPr>
        <w:ind w:left="2160" w:hanging="360"/>
      </w:pPr>
      <w:rPr>
        <w:rFonts w:ascii="Wingdings" w:hAnsi="Wingdings" w:hint="default"/>
      </w:rPr>
    </w:lvl>
    <w:lvl w:ilvl="3" w:tplc="5D60BF20">
      <w:start w:val="1"/>
      <w:numFmt w:val="bullet"/>
      <w:lvlText w:val=""/>
      <w:lvlJc w:val="left"/>
      <w:pPr>
        <w:ind w:left="2880" w:hanging="360"/>
      </w:pPr>
      <w:rPr>
        <w:rFonts w:ascii="Symbol" w:hAnsi="Symbol" w:hint="default"/>
      </w:rPr>
    </w:lvl>
    <w:lvl w:ilvl="4" w:tplc="AB90478E">
      <w:start w:val="1"/>
      <w:numFmt w:val="bullet"/>
      <w:lvlText w:val="o"/>
      <w:lvlJc w:val="left"/>
      <w:pPr>
        <w:ind w:left="3600" w:hanging="360"/>
      </w:pPr>
      <w:rPr>
        <w:rFonts w:ascii="Courier New" w:hAnsi="Courier New" w:hint="default"/>
      </w:rPr>
    </w:lvl>
    <w:lvl w:ilvl="5" w:tplc="83CCAEF4">
      <w:start w:val="1"/>
      <w:numFmt w:val="bullet"/>
      <w:lvlText w:val=""/>
      <w:lvlJc w:val="left"/>
      <w:pPr>
        <w:ind w:left="4320" w:hanging="360"/>
      </w:pPr>
      <w:rPr>
        <w:rFonts w:ascii="Wingdings" w:hAnsi="Wingdings" w:hint="default"/>
      </w:rPr>
    </w:lvl>
    <w:lvl w:ilvl="6" w:tplc="74AC8E58">
      <w:start w:val="1"/>
      <w:numFmt w:val="bullet"/>
      <w:lvlText w:val=""/>
      <w:lvlJc w:val="left"/>
      <w:pPr>
        <w:ind w:left="5040" w:hanging="360"/>
      </w:pPr>
      <w:rPr>
        <w:rFonts w:ascii="Symbol" w:hAnsi="Symbol" w:hint="default"/>
      </w:rPr>
    </w:lvl>
    <w:lvl w:ilvl="7" w:tplc="36BC1642">
      <w:start w:val="1"/>
      <w:numFmt w:val="bullet"/>
      <w:lvlText w:val="o"/>
      <w:lvlJc w:val="left"/>
      <w:pPr>
        <w:ind w:left="5760" w:hanging="360"/>
      </w:pPr>
      <w:rPr>
        <w:rFonts w:ascii="Courier New" w:hAnsi="Courier New" w:hint="default"/>
      </w:rPr>
    </w:lvl>
    <w:lvl w:ilvl="8" w:tplc="51664B2A">
      <w:start w:val="1"/>
      <w:numFmt w:val="bullet"/>
      <w:lvlText w:val=""/>
      <w:lvlJc w:val="left"/>
      <w:pPr>
        <w:ind w:left="6480" w:hanging="360"/>
      </w:pPr>
      <w:rPr>
        <w:rFonts w:ascii="Wingdings" w:hAnsi="Wingdings" w:hint="default"/>
      </w:rPr>
    </w:lvl>
  </w:abstractNum>
  <w:abstractNum w:abstractNumId="28" w15:restartNumberingAfterBreak="0">
    <w:nsid w:val="6B754D18"/>
    <w:multiLevelType w:val="hybridMultilevel"/>
    <w:tmpl w:val="247E6302"/>
    <w:lvl w:ilvl="0" w:tplc="9C6C8CE4">
      <w:start w:val="1"/>
      <w:numFmt w:val="bullet"/>
      <w:lvlText w:val=""/>
      <w:lvlJc w:val="left"/>
      <w:pPr>
        <w:ind w:left="720" w:hanging="360"/>
      </w:pPr>
      <w:rPr>
        <w:rFonts w:ascii="Symbol" w:hAnsi="Symbol" w:hint="default"/>
      </w:rPr>
    </w:lvl>
    <w:lvl w:ilvl="1" w:tplc="A67ED8BA">
      <w:start w:val="1"/>
      <w:numFmt w:val="bullet"/>
      <w:lvlText w:val="o"/>
      <w:lvlJc w:val="left"/>
      <w:pPr>
        <w:ind w:left="1440" w:hanging="360"/>
      </w:pPr>
      <w:rPr>
        <w:rFonts w:ascii="Courier New" w:hAnsi="Courier New" w:hint="default"/>
      </w:rPr>
    </w:lvl>
    <w:lvl w:ilvl="2" w:tplc="F7921EBC">
      <w:start w:val="1"/>
      <w:numFmt w:val="bullet"/>
      <w:lvlText w:val=""/>
      <w:lvlJc w:val="left"/>
      <w:pPr>
        <w:ind w:left="2160" w:hanging="360"/>
      </w:pPr>
      <w:rPr>
        <w:rFonts w:ascii="Wingdings" w:hAnsi="Wingdings" w:hint="default"/>
      </w:rPr>
    </w:lvl>
    <w:lvl w:ilvl="3" w:tplc="83BE88DE">
      <w:start w:val="1"/>
      <w:numFmt w:val="bullet"/>
      <w:lvlText w:val=""/>
      <w:lvlJc w:val="left"/>
      <w:pPr>
        <w:ind w:left="2880" w:hanging="360"/>
      </w:pPr>
      <w:rPr>
        <w:rFonts w:ascii="Symbol" w:hAnsi="Symbol" w:hint="default"/>
      </w:rPr>
    </w:lvl>
    <w:lvl w:ilvl="4" w:tplc="3EE2D2C2">
      <w:start w:val="1"/>
      <w:numFmt w:val="bullet"/>
      <w:lvlText w:val="o"/>
      <w:lvlJc w:val="left"/>
      <w:pPr>
        <w:ind w:left="3600" w:hanging="360"/>
      </w:pPr>
      <w:rPr>
        <w:rFonts w:ascii="Courier New" w:hAnsi="Courier New" w:hint="default"/>
      </w:rPr>
    </w:lvl>
    <w:lvl w:ilvl="5" w:tplc="ECEEFA8C">
      <w:start w:val="1"/>
      <w:numFmt w:val="bullet"/>
      <w:lvlText w:val=""/>
      <w:lvlJc w:val="left"/>
      <w:pPr>
        <w:ind w:left="4320" w:hanging="360"/>
      </w:pPr>
      <w:rPr>
        <w:rFonts w:ascii="Wingdings" w:hAnsi="Wingdings" w:hint="default"/>
      </w:rPr>
    </w:lvl>
    <w:lvl w:ilvl="6" w:tplc="7EAE5A92">
      <w:start w:val="1"/>
      <w:numFmt w:val="bullet"/>
      <w:lvlText w:val=""/>
      <w:lvlJc w:val="left"/>
      <w:pPr>
        <w:ind w:left="5040" w:hanging="360"/>
      </w:pPr>
      <w:rPr>
        <w:rFonts w:ascii="Symbol" w:hAnsi="Symbol" w:hint="default"/>
      </w:rPr>
    </w:lvl>
    <w:lvl w:ilvl="7" w:tplc="1A5479F6">
      <w:start w:val="1"/>
      <w:numFmt w:val="bullet"/>
      <w:lvlText w:val="o"/>
      <w:lvlJc w:val="left"/>
      <w:pPr>
        <w:ind w:left="5760" w:hanging="360"/>
      </w:pPr>
      <w:rPr>
        <w:rFonts w:ascii="Courier New" w:hAnsi="Courier New" w:hint="default"/>
      </w:rPr>
    </w:lvl>
    <w:lvl w:ilvl="8" w:tplc="4A68E50A">
      <w:start w:val="1"/>
      <w:numFmt w:val="bullet"/>
      <w:lvlText w:val=""/>
      <w:lvlJc w:val="left"/>
      <w:pPr>
        <w:ind w:left="6480" w:hanging="360"/>
      </w:pPr>
      <w:rPr>
        <w:rFonts w:ascii="Wingdings" w:hAnsi="Wingdings" w:hint="default"/>
      </w:rPr>
    </w:lvl>
  </w:abstractNum>
  <w:abstractNum w:abstractNumId="29" w15:restartNumberingAfterBreak="0">
    <w:nsid w:val="6F359293"/>
    <w:multiLevelType w:val="hybridMultilevel"/>
    <w:tmpl w:val="FFFFFFFF"/>
    <w:lvl w:ilvl="0" w:tplc="28FEEB8A">
      <w:start w:val="1"/>
      <w:numFmt w:val="bullet"/>
      <w:lvlText w:val=""/>
      <w:lvlJc w:val="left"/>
      <w:pPr>
        <w:ind w:left="720" w:hanging="360"/>
      </w:pPr>
      <w:rPr>
        <w:rFonts w:ascii="Symbol" w:hAnsi="Symbol" w:hint="default"/>
      </w:rPr>
    </w:lvl>
    <w:lvl w:ilvl="1" w:tplc="CD36394A">
      <w:start w:val="1"/>
      <w:numFmt w:val="bullet"/>
      <w:lvlText w:val="o"/>
      <w:lvlJc w:val="left"/>
      <w:pPr>
        <w:ind w:left="1440" w:hanging="360"/>
      </w:pPr>
      <w:rPr>
        <w:rFonts w:ascii="Courier New" w:hAnsi="Courier New" w:hint="default"/>
      </w:rPr>
    </w:lvl>
    <w:lvl w:ilvl="2" w:tplc="27009F26">
      <w:start w:val="1"/>
      <w:numFmt w:val="bullet"/>
      <w:lvlText w:val=""/>
      <w:lvlJc w:val="left"/>
      <w:pPr>
        <w:ind w:left="2160" w:hanging="360"/>
      </w:pPr>
      <w:rPr>
        <w:rFonts w:ascii="Wingdings" w:hAnsi="Wingdings" w:hint="default"/>
      </w:rPr>
    </w:lvl>
    <w:lvl w:ilvl="3" w:tplc="EA488ED2">
      <w:start w:val="1"/>
      <w:numFmt w:val="bullet"/>
      <w:lvlText w:val=""/>
      <w:lvlJc w:val="left"/>
      <w:pPr>
        <w:ind w:left="2880" w:hanging="360"/>
      </w:pPr>
      <w:rPr>
        <w:rFonts w:ascii="Symbol" w:hAnsi="Symbol" w:hint="default"/>
      </w:rPr>
    </w:lvl>
    <w:lvl w:ilvl="4" w:tplc="A840491C">
      <w:start w:val="1"/>
      <w:numFmt w:val="bullet"/>
      <w:lvlText w:val="o"/>
      <w:lvlJc w:val="left"/>
      <w:pPr>
        <w:ind w:left="3600" w:hanging="360"/>
      </w:pPr>
      <w:rPr>
        <w:rFonts w:ascii="Courier New" w:hAnsi="Courier New" w:hint="default"/>
      </w:rPr>
    </w:lvl>
    <w:lvl w:ilvl="5" w:tplc="40A20CBC">
      <w:start w:val="1"/>
      <w:numFmt w:val="bullet"/>
      <w:lvlText w:val=""/>
      <w:lvlJc w:val="left"/>
      <w:pPr>
        <w:ind w:left="4320" w:hanging="360"/>
      </w:pPr>
      <w:rPr>
        <w:rFonts w:ascii="Wingdings" w:hAnsi="Wingdings" w:hint="default"/>
      </w:rPr>
    </w:lvl>
    <w:lvl w:ilvl="6" w:tplc="0722EBAA">
      <w:start w:val="1"/>
      <w:numFmt w:val="bullet"/>
      <w:lvlText w:val=""/>
      <w:lvlJc w:val="left"/>
      <w:pPr>
        <w:ind w:left="5040" w:hanging="360"/>
      </w:pPr>
      <w:rPr>
        <w:rFonts w:ascii="Symbol" w:hAnsi="Symbol" w:hint="default"/>
      </w:rPr>
    </w:lvl>
    <w:lvl w:ilvl="7" w:tplc="7D14D516">
      <w:start w:val="1"/>
      <w:numFmt w:val="bullet"/>
      <w:lvlText w:val="o"/>
      <w:lvlJc w:val="left"/>
      <w:pPr>
        <w:ind w:left="5760" w:hanging="360"/>
      </w:pPr>
      <w:rPr>
        <w:rFonts w:ascii="Courier New" w:hAnsi="Courier New" w:hint="default"/>
      </w:rPr>
    </w:lvl>
    <w:lvl w:ilvl="8" w:tplc="32E6F9E4">
      <w:start w:val="1"/>
      <w:numFmt w:val="bullet"/>
      <w:lvlText w:val=""/>
      <w:lvlJc w:val="left"/>
      <w:pPr>
        <w:ind w:left="6480" w:hanging="360"/>
      </w:pPr>
      <w:rPr>
        <w:rFonts w:ascii="Wingdings" w:hAnsi="Wingdings" w:hint="default"/>
      </w:rPr>
    </w:lvl>
  </w:abstractNum>
  <w:abstractNum w:abstractNumId="30" w15:restartNumberingAfterBreak="0">
    <w:nsid w:val="74B39705"/>
    <w:multiLevelType w:val="hybridMultilevel"/>
    <w:tmpl w:val="30CE9924"/>
    <w:lvl w:ilvl="0" w:tplc="8AF2F402">
      <w:start w:val="1"/>
      <w:numFmt w:val="bullet"/>
      <w:lvlText w:val=""/>
      <w:lvlJc w:val="left"/>
      <w:pPr>
        <w:ind w:left="720" w:hanging="360"/>
      </w:pPr>
      <w:rPr>
        <w:rFonts w:ascii="Symbol" w:hAnsi="Symbol" w:hint="default"/>
      </w:rPr>
    </w:lvl>
    <w:lvl w:ilvl="1" w:tplc="A500A4DA">
      <w:start w:val="1"/>
      <w:numFmt w:val="bullet"/>
      <w:lvlText w:val="o"/>
      <w:lvlJc w:val="left"/>
      <w:pPr>
        <w:ind w:left="1440" w:hanging="360"/>
      </w:pPr>
      <w:rPr>
        <w:rFonts w:ascii="Courier New" w:hAnsi="Courier New" w:hint="default"/>
      </w:rPr>
    </w:lvl>
    <w:lvl w:ilvl="2" w:tplc="DBAE3388">
      <w:start w:val="1"/>
      <w:numFmt w:val="bullet"/>
      <w:lvlText w:val=""/>
      <w:lvlJc w:val="left"/>
      <w:pPr>
        <w:ind w:left="2160" w:hanging="360"/>
      </w:pPr>
      <w:rPr>
        <w:rFonts w:ascii="Wingdings" w:hAnsi="Wingdings" w:hint="default"/>
      </w:rPr>
    </w:lvl>
    <w:lvl w:ilvl="3" w:tplc="462EE8A6">
      <w:start w:val="1"/>
      <w:numFmt w:val="bullet"/>
      <w:lvlText w:val=""/>
      <w:lvlJc w:val="left"/>
      <w:pPr>
        <w:ind w:left="2880" w:hanging="360"/>
      </w:pPr>
      <w:rPr>
        <w:rFonts w:ascii="Symbol" w:hAnsi="Symbol" w:hint="default"/>
      </w:rPr>
    </w:lvl>
    <w:lvl w:ilvl="4" w:tplc="D95AF612">
      <w:start w:val="1"/>
      <w:numFmt w:val="bullet"/>
      <w:lvlText w:val="o"/>
      <w:lvlJc w:val="left"/>
      <w:pPr>
        <w:ind w:left="3600" w:hanging="360"/>
      </w:pPr>
      <w:rPr>
        <w:rFonts w:ascii="Courier New" w:hAnsi="Courier New" w:hint="default"/>
      </w:rPr>
    </w:lvl>
    <w:lvl w:ilvl="5" w:tplc="C4C43106">
      <w:start w:val="1"/>
      <w:numFmt w:val="bullet"/>
      <w:lvlText w:val=""/>
      <w:lvlJc w:val="left"/>
      <w:pPr>
        <w:ind w:left="4320" w:hanging="360"/>
      </w:pPr>
      <w:rPr>
        <w:rFonts w:ascii="Wingdings" w:hAnsi="Wingdings" w:hint="default"/>
      </w:rPr>
    </w:lvl>
    <w:lvl w:ilvl="6" w:tplc="012EB238">
      <w:start w:val="1"/>
      <w:numFmt w:val="bullet"/>
      <w:lvlText w:val=""/>
      <w:lvlJc w:val="left"/>
      <w:pPr>
        <w:ind w:left="5040" w:hanging="360"/>
      </w:pPr>
      <w:rPr>
        <w:rFonts w:ascii="Symbol" w:hAnsi="Symbol" w:hint="default"/>
      </w:rPr>
    </w:lvl>
    <w:lvl w:ilvl="7" w:tplc="99280FEC">
      <w:start w:val="1"/>
      <w:numFmt w:val="bullet"/>
      <w:lvlText w:val="o"/>
      <w:lvlJc w:val="left"/>
      <w:pPr>
        <w:ind w:left="5760" w:hanging="360"/>
      </w:pPr>
      <w:rPr>
        <w:rFonts w:ascii="Courier New" w:hAnsi="Courier New" w:hint="default"/>
      </w:rPr>
    </w:lvl>
    <w:lvl w:ilvl="8" w:tplc="2BFCB534">
      <w:start w:val="1"/>
      <w:numFmt w:val="bullet"/>
      <w:lvlText w:val=""/>
      <w:lvlJc w:val="left"/>
      <w:pPr>
        <w:ind w:left="6480" w:hanging="360"/>
      </w:pPr>
      <w:rPr>
        <w:rFonts w:ascii="Wingdings" w:hAnsi="Wingdings" w:hint="default"/>
      </w:rPr>
    </w:lvl>
  </w:abstractNum>
  <w:abstractNum w:abstractNumId="31" w15:restartNumberingAfterBreak="0">
    <w:nsid w:val="75490797"/>
    <w:multiLevelType w:val="hybridMultilevel"/>
    <w:tmpl w:val="C2082D52"/>
    <w:lvl w:ilvl="0" w:tplc="07DE49EC">
      <w:start w:val="1"/>
      <w:numFmt w:val="decimal"/>
      <w:lvlText w:val="%1."/>
      <w:lvlJc w:val="left"/>
      <w:pPr>
        <w:ind w:left="720" w:hanging="360"/>
      </w:pPr>
    </w:lvl>
    <w:lvl w:ilvl="1" w:tplc="2F6CB736">
      <w:start w:val="1"/>
      <w:numFmt w:val="lowerLetter"/>
      <w:lvlText w:val="%2."/>
      <w:lvlJc w:val="left"/>
      <w:pPr>
        <w:ind w:left="1440" w:hanging="360"/>
      </w:pPr>
    </w:lvl>
    <w:lvl w:ilvl="2" w:tplc="00086D7A">
      <w:start w:val="1"/>
      <w:numFmt w:val="lowerRoman"/>
      <w:lvlText w:val="%3."/>
      <w:lvlJc w:val="right"/>
      <w:pPr>
        <w:ind w:left="2160" w:hanging="180"/>
      </w:pPr>
    </w:lvl>
    <w:lvl w:ilvl="3" w:tplc="44B8A904">
      <w:start w:val="1"/>
      <w:numFmt w:val="decimal"/>
      <w:lvlText w:val="%4."/>
      <w:lvlJc w:val="left"/>
      <w:pPr>
        <w:ind w:left="2880" w:hanging="360"/>
      </w:pPr>
    </w:lvl>
    <w:lvl w:ilvl="4" w:tplc="92E4B9A4">
      <w:start w:val="1"/>
      <w:numFmt w:val="lowerLetter"/>
      <w:lvlText w:val="%5."/>
      <w:lvlJc w:val="left"/>
      <w:pPr>
        <w:ind w:left="3600" w:hanging="360"/>
      </w:pPr>
    </w:lvl>
    <w:lvl w:ilvl="5" w:tplc="6DD06114">
      <w:start w:val="1"/>
      <w:numFmt w:val="lowerRoman"/>
      <w:lvlText w:val="%6."/>
      <w:lvlJc w:val="right"/>
      <w:pPr>
        <w:ind w:left="4320" w:hanging="180"/>
      </w:pPr>
    </w:lvl>
    <w:lvl w:ilvl="6" w:tplc="ADDC7FFE">
      <w:start w:val="1"/>
      <w:numFmt w:val="decimal"/>
      <w:lvlText w:val="%7."/>
      <w:lvlJc w:val="left"/>
      <w:pPr>
        <w:ind w:left="5040" w:hanging="360"/>
      </w:pPr>
    </w:lvl>
    <w:lvl w:ilvl="7" w:tplc="B1463E96">
      <w:start w:val="1"/>
      <w:numFmt w:val="lowerLetter"/>
      <w:lvlText w:val="%8."/>
      <w:lvlJc w:val="left"/>
      <w:pPr>
        <w:ind w:left="5760" w:hanging="360"/>
      </w:pPr>
    </w:lvl>
    <w:lvl w:ilvl="8" w:tplc="8D6E3438">
      <w:start w:val="1"/>
      <w:numFmt w:val="lowerRoman"/>
      <w:lvlText w:val="%9."/>
      <w:lvlJc w:val="right"/>
      <w:pPr>
        <w:ind w:left="6480" w:hanging="180"/>
      </w:pPr>
    </w:lvl>
  </w:abstractNum>
  <w:abstractNum w:abstractNumId="32" w15:restartNumberingAfterBreak="0">
    <w:nsid w:val="77CA6451"/>
    <w:multiLevelType w:val="hybridMultilevel"/>
    <w:tmpl w:val="2734419A"/>
    <w:lvl w:ilvl="0" w:tplc="3BBACFD6">
      <w:start w:val="1"/>
      <w:numFmt w:val="decimal"/>
      <w:lvlText w:val="%1."/>
      <w:lvlJc w:val="left"/>
      <w:pPr>
        <w:ind w:left="720" w:hanging="360"/>
      </w:pPr>
    </w:lvl>
    <w:lvl w:ilvl="1" w:tplc="E312D9C8">
      <w:start w:val="1"/>
      <w:numFmt w:val="lowerLetter"/>
      <w:lvlText w:val="%2."/>
      <w:lvlJc w:val="left"/>
      <w:pPr>
        <w:ind w:left="1440" w:hanging="360"/>
      </w:pPr>
    </w:lvl>
    <w:lvl w:ilvl="2" w:tplc="7F64C82E">
      <w:start w:val="1"/>
      <w:numFmt w:val="lowerRoman"/>
      <w:lvlText w:val="%3."/>
      <w:lvlJc w:val="right"/>
      <w:pPr>
        <w:ind w:left="2160" w:hanging="180"/>
      </w:pPr>
    </w:lvl>
    <w:lvl w:ilvl="3" w:tplc="1B7CCFC2">
      <w:start w:val="1"/>
      <w:numFmt w:val="decimal"/>
      <w:lvlText w:val="%4."/>
      <w:lvlJc w:val="left"/>
      <w:pPr>
        <w:ind w:left="2880" w:hanging="360"/>
      </w:pPr>
    </w:lvl>
    <w:lvl w:ilvl="4" w:tplc="ED7EA582">
      <w:start w:val="1"/>
      <w:numFmt w:val="lowerLetter"/>
      <w:lvlText w:val="%5."/>
      <w:lvlJc w:val="left"/>
      <w:pPr>
        <w:ind w:left="3600" w:hanging="360"/>
      </w:pPr>
    </w:lvl>
    <w:lvl w:ilvl="5" w:tplc="F8BCDCFE">
      <w:start w:val="1"/>
      <w:numFmt w:val="lowerRoman"/>
      <w:lvlText w:val="%6."/>
      <w:lvlJc w:val="right"/>
      <w:pPr>
        <w:ind w:left="4320" w:hanging="180"/>
      </w:pPr>
    </w:lvl>
    <w:lvl w:ilvl="6" w:tplc="9CC00A66">
      <w:start w:val="1"/>
      <w:numFmt w:val="decimal"/>
      <w:lvlText w:val="%7."/>
      <w:lvlJc w:val="left"/>
      <w:pPr>
        <w:ind w:left="5040" w:hanging="360"/>
      </w:pPr>
    </w:lvl>
    <w:lvl w:ilvl="7" w:tplc="33E09A2C">
      <w:start w:val="1"/>
      <w:numFmt w:val="lowerLetter"/>
      <w:lvlText w:val="%8."/>
      <w:lvlJc w:val="left"/>
      <w:pPr>
        <w:ind w:left="5760" w:hanging="360"/>
      </w:pPr>
    </w:lvl>
    <w:lvl w:ilvl="8" w:tplc="3702CBFE">
      <w:start w:val="1"/>
      <w:numFmt w:val="lowerRoman"/>
      <w:lvlText w:val="%9."/>
      <w:lvlJc w:val="right"/>
      <w:pPr>
        <w:ind w:left="6480" w:hanging="180"/>
      </w:pPr>
    </w:lvl>
  </w:abstractNum>
  <w:abstractNum w:abstractNumId="33" w15:restartNumberingAfterBreak="0">
    <w:nsid w:val="77DDA320"/>
    <w:multiLevelType w:val="hybridMultilevel"/>
    <w:tmpl w:val="FFFFFFFF"/>
    <w:lvl w:ilvl="0" w:tplc="52BEB608">
      <w:start w:val="1"/>
      <w:numFmt w:val="bullet"/>
      <w:lvlText w:val=""/>
      <w:lvlJc w:val="left"/>
      <w:pPr>
        <w:ind w:left="720" w:hanging="360"/>
      </w:pPr>
      <w:rPr>
        <w:rFonts w:ascii="Symbol" w:hAnsi="Symbol" w:hint="default"/>
      </w:rPr>
    </w:lvl>
    <w:lvl w:ilvl="1" w:tplc="C68A1B0C">
      <w:start w:val="1"/>
      <w:numFmt w:val="bullet"/>
      <w:lvlText w:val="o"/>
      <w:lvlJc w:val="left"/>
      <w:pPr>
        <w:ind w:left="1440" w:hanging="360"/>
      </w:pPr>
      <w:rPr>
        <w:rFonts w:ascii="Courier New" w:hAnsi="Courier New" w:hint="default"/>
      </w:rPr>
    </w:lvl>
    <w:lvl w:ilvl="2" w:tplc="18E2D43E">
      <w:start w:val="1"/>
      <w:numFmt w:val="bullet"/>
      <w:lvlText w:val=""/>
      <w:lvlJc w:val="left"/>
      <w:pPr>
        <w:ind w:left="2160" w:hanging="360"/>
      </w:pPr>
      <w:rPr>
        <w:rFonts w:ascii="Wingdings" w:hAnsi="Wingdings" w:hint="default"/>
      </w:rPr>
    </w:lvl>
    <w:lvl w:ilvl="3" w:tplc="C8586776">
      <w:start w:val="1"/>
      <w:numFmt w:val="bullet"/>
      <w:lvlText w:val=""/>
      <w:lvlJc w:val="left"/>
      <w:pPr>
        <w:ind w:left="2880" w:hanging="360"/>
      </w:pPr>
      <w:rPr>
        <w:rFonts w:ascii="Symbol" w:hAnsi="Symbol" w:hint="default"/>
      </w:rPr>
    </w:lvl>
    <w:lvl w:ilvl="4" w:tplc="96E42FCA">
      <w:start w:val="1"/>
      <w:numFmt w:val="bullet"/>
      <w:lvlText w:val="o"/>
      <w:lvlJc w:val="left"/>
      <w:pPr>
        <w:ind w:left="3600" w:hanging="360"/>
      </w:pPr>
      <w:rPr>
        <w:rFonts w:ascii="Courier New" w:hAnsi="Courier New" w:hint="default"/>
      </w:rPr>
    </w:lvl>
    <w:lvl w:ilvl="5" w:tplc="9E78D71C">
      <w:start w:val="1"/>
      <w:numFmt w:val="bullet"/>
      <w:lvlText w:val=""/>
      <w:lvlJc w:val="left"/>
      <w:pPr>
        <w:ind w:left="4320" w:hanging="360"/>
      </w:pPr>
      <w:rPr>
        <w:rFonts w:ascii="Wingdings" w:hAnsi="Wingdings" w:hint="default"/>
      </w:rPr>
    </w:lvl>
    <w:lvl w:ilvl="6" w:tplc="FA2ABF78">
      <w:start w:val="1"/>
      <w:numFmt w:val="bullet"/>
      <w:lvlText w:val=""/>
      <w:lvlJc w:val="left"/>
      <w:pPr>
        <w:ind w:left="5040" w:hanging="360"/>
      </w:pPr>
      <w:rPr>
        <w:rFonts w:ascii="Symbol" w:hAnsi="Symbol" w:hint="default"/>
      </w:rPr>
    </w:lvl>
    <w:lvl w:ilvl="7" w:tplc="06927D02">
      <w:start w:val="1"/>
      <w:numFmt w:val="bullet"/>
      <w:lvlText w:val="o"/>
      <w:lvlJc w:val="left"/>
      <w:pPr>
        <w:ind w:left="5760" w:hanging="360"/>
      </w:pPr>
      <w:rPr>
        <w:rFonts w:ascii="Courier New" w:hAnsi="Courier New" w:hint="default"/>
      </w:rPr>
    </w:lvl>
    <w:lvl w:ilvl="8" w:tplc="253CE666">
      <w:start w:val="1"/>
      <w:numFmt w:val="bullet"/>
      <w:lvlText w:val=""/>
      <w:lvlJc w:val="left"/>
      <w:pPr>
        <w:ind w:left="6480" w:hanging="360"/>
      </w:pPr>
      <w:rPr>
        <w:rFonts w:ascii="Wingdings" w:hAnsi="Wingdings" w:hint="default"/>
      </w:rPr>
    </w:lvl>
  </w:abstractNum>
  <w:abstractNum w:abstractNumId="34" w15:restartNumberingAfterBreak="0">
    <w:nsid w:val="7A6712F3"/>
    <w:multiLevelType w:val="hybridMultilevel"/>
    <w:tmpl w:val="361086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7AAE16A5"/>
    <w:multiLevelType w:val="hybridMultilevel"/>
    <w:tmpl w:val="871A695E"/>
    <w:lvl w:ilvl="0" w:tplc="CCC07718">
      <w:start w:val="1"/>
      <w:numFmt w:val="bullet"/>
      <w:lvlText w:val="-"/>
      <w:lvlJc w:val="left"/>
      <w:pPr>
        <w:ind w:left="720" w:hanging="360"/>
      </w:pPr>
      <w:rPr>
        <w:rFonts w:ascii="Aptos" w:hAnsi="Aptos" w:hint="default"/>
      </w:rPr>
    </w:lvl>
    <w:lvl w:ilvl="1" w:tplc="4C0A6F98">
      <w:start w:val="1"/>
      <w:numFmt w:val="bullet"/>
      <w:lvlText w:val="o"/>
      <w:lvlJc w:val="left"/>
      <w:pPr>
        <w:ind w:left="1440" w:hanging="360"/>
      </w:pPr>
      <w:rPr>
        <w:rFonts w:ascii="Courier New" w:hAnsi="Courier New" w:hint="default"/>
      </w:rPr>
    </w:lvl>
    <w:lvl w:ilvl="2" w:tplc="BC161F60">
      <w:start w:val="1"/>
      <w:numFmt w:val="bullet"/>
      <w:lvlText w:val=""/>
      <w:lvlJc w:val="left"/>
      <w:pPr>
        <w:ind w:left="2160" w:hanging="360"/>
      </w:pPr>
      <w:rPr>
        <w:rFonts w:ascii="Wingdings" w:hAnsi="Wingdings" w:hint="default"/>
      </w:rPr>
    </w:lvl>
    <w:lvl w:ilvl="3" w:tplc="E7DC896C">
      <w:start w:val="1"/>
      <w:numFmt w:val="bullet"/>
      <w:lvlText w:val=""/>
      <w:lvlJc w:val="left"/>
      <w:pPr>
        <w:ind w:left="2880" w:hanging="360"/>
      </w:pPr>
      <w:rPr>
        <w:rFonts w:ascii="Symbol" w:hAnsi="Symbol" w:hint="default"/>
      </w:rPr>
    </w:lvl>
    <w:lvl w:ilvl="4" w:tplc="918C52B8">
      <w:start w:val="1"/>
      <w:numFmt w:val="bullet"/>
      <w:lvlText w:val="o"/>
      <w:lvlJc w:val="left"/>
      <w:pPr>
        <w:ind w:left="3600" w:hanging="360"/>
      </w:pPr>
      <w:rPr>
        <w:rFonts w:ascii="Courier New" w:hAnsi="Courier New" w:hint="default"/>
      </w:rPr>
    </w:lvl>
    <w:lvl w:ilvl="5" w:tplc="D5141CA0">
      <w:start w:val="1"/>
      <w:numFmt w:val="bullet"/>
      <w:lvlText w:val=""/>
      <w:lvlJc w:val="left"/>
      <w:pPr>
        <w:ind w:left="4320" w:hanging="360"/>
      </w:pPr>
      <w:rPr>
        <w:rFonts w:ascii="Wingdings" w:hAnsi="Wingdings" w:hint="default"/>
      </w:rPr>
    </w:lvl>
    <w:lvl w:ilvl="6" w:tplc="990035D2">
      <w:start w:val="1"/>
      <w:numFmt w:val="bullet"/>
      <w:lvlText w:val=""/>
      <w:lvlJc w:val="left"/>
      <w:pPr>
        <w:ind w:left="5040" w:hanging="360"/>
      </w:pPr>
      <w:rPr>
        <w:rFonts w:ascii="Symbol" w:hAnsi="Symbol" w:hint="default"/>
      </w:rPr>
    </w:lvl>
    <w:lvl w:ilvl="7" w:tplc="4B08D486">
      <w:start w:val="1"/>
      <w:numFmt w:val="bullet"/>
      <w:lvlText w:val="o"/>
      <w:lvlJc w:val="left"/>
      <w:pPr>
        <w:ind w:left="5760" w:hanging="360"/>
      </w:pPr>
      <w:rPr>
        <w:rFonts w:ascii="Courier New" w:hAnsi="Courier New" w:hint="default"/>
      </w:rPr>
    </w:lvl>
    <w:lvl w:ilvl="8" w:tplc="969C6D0C">
      <w:start w:val="1"/>
      <w:numFmt w:val="bullet"/>
      <w:lvlText w:val=""/>
      <w:lvlJc w:val="left"/>
      <w:pPr>
        <w:ind w:left="6480" w:hanging="360"/>
      </w:pPr>
      <w:rPr>
        <w:rFonts w:ascii="Wingdings" w:hAnsi="Wingdings" w:hint="default"/>
      </w:rPr>
    </w:lvl>
  </w:abstractNum>
  <w:num w:numId="1" w16cid:durableId="19163437">
    <w:abstractNumId w:val="32"/>
  </w:num>
  <w:num w:numId="2" w16cid:durableId="1855609731">
    <w:abstractNumId w:val="4"/>
  </w:num>
  <w:num w:numId="3" w16cid:durableId="1521776454">
    <w:abstractNumId w:val="31"/>
  </w:num>
  <w:num w:numId="4" w16cid:durableId="528565734">
    <w:abstractNumId w:val="16"/>
  </w:num>
  <w:num w:numId="5" w16cid:durableId="1784423920">
    <w:abstractNumId w:val="28"/>
  </w:num>
  <w:num w:numId="6" w16cid:durableId="1509716558">
    <w:abstractNumId w:val="10"/>
  </w:num>
  <w:num w:numId="7" w16cid:durableId="1786735177">
    <w:abstractNumId w:val="26"/>
  </w:num>
  <w:num w:numId="8" w16cid:durableId="676734039">
    <w:abstractNumId w:val="30"/>
  </w:num>
  <w:num w:numId="9" w16cid:durableId="1010640277">
    <w:abstractNumId w:val="17"/>
  </w:num>
  <w:num w:numId="10" w16cid:durableId="1114785981">
    <w:abstractNumId w:val="24"/>
  </w:num>
  <w:num w:numId="11" w16cid:durableId="775179806">
    <w:abstractNumId w:val="13"/>
  </w:num>
  <w:num w:numId="12" w16cid:durableId="1167747728">
    <w:abstractNumId w:val="27"/>
  </w:num>
  <w:num w:numId="13" w16cid:durableId="1380129250">
    <w:abstractNumId w:val="7"/>
  </w:num>
  <w:num w:numId="14" w16cid:durableId="1650476965">
    <w:abstractNumId w:val="35"/>
  </w:num>
  <w:num w:numId="15" w16cid:durableId="727803237">
    <w:abstractNumId w:val="20"/>
  </w:num>
  <w:num w:numId="16" w16cid:durableId="867453031">
    <w:abstractNumId w:val="15"/>
  </w:num>
  <w:num w:numId="17" w16cid:durableId="527646310">
    <w:abstractNumId w:val="5"/>
  </w:num>
  <w:num w:numId="18" w16cid:durableId="1255015921">
    <w:abstractNumId w:val="8"/>
  </w:num>
  <w:num w:numId="19" w16cid:durableId="1886404961">
    <w:abstractNumId w:val="34"/>
  </w:num>
  <w:num w:numId="20" w16cid:durableId="1617060231">
    <w:abstractNumId w:val="22"/>
  </w:num>
  <w:num w:numId="21" w16cid:durableId="1414165854">
    <w:abstractNumId w:val="2"/>
  </w:num>
  <w:num w:numId="22" w16cid:durableId="452362050">
    <w:abstractNumId w:val="21"/>
  </w:num>
  <w:num w:numId="23" w16cid:durableId="188489902">
    <w:abstractNumId w:val="11"/>
  </w:num>
  <w:num w:numId="24" w16cid:durableId="334193399">
    <w:abstractNumId w:val="1"/>
  </w:num>
  <w:num w:numId="25" w16cid:durableId="1299455056">
    <w:abstractNumId w:val="23"/>
  </w:num>
  <w:num w:numId="26" w16cid:durableId="1510146079">
    <w:abstractNumId w:val="3"/>
  </w:num>
  <w:num w:numId="27" w16cid:durableId="777020388">
    <w:abstractNumId w:val="14"/>
  </w:num>
  <w:num w:numId="28" w16cid:durableId="964582102">
    <w:abstractNumId w:val="6"/>
  </w:num>
  <w:num w:numId="29" w16cid:durableId="989940179">
    <w:abstractNumId w:val="12"/>
  </w:num>
  <w:num w:numId="30" w16cid:durableId="615716747">
    <w:abstractNumId w:val="33"/>
  </w:num>
  <w:num w:numId="31" w16cid:durableId="1779134835">
    <w:abstractNumId w:val="19"/>
  </w:num>
  <w:num w:numId="32" w16cid:durableId="1074426216">
    <w:abstractNumId w:val="9"/>
  </w:num>
  <w:num w:numId="33" w16cid:durableId="169568622">
    <w:abstractNumId w:val="18"/>
  </w:num>
  <w:num w:numId="34" w16cid:durableId="2062558159">
    <w:abstractNumId w:val="25"/>
  </w:num>
  <w:num w:numId="35" w16cid:durableId="1361593266">
    <w:abstractNumId w:val="0"/>
  </w:num>
  <w:num w:numId="36" w16cid:durableId="122613768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875"/>
    <w:rsid w:val="00000352"/>
    <w:rsid w:val="00000F24"/>
    <w:rsid w:val="000011CF"/>
    <w:rsid w:val="00001BEC"/>
    <w:rsid w:val="00001DF7"/>
    <w:rsid w:val="000022E8"/>
    <w:rsid w:val="000027AA"/>
    <w:rsid w:val="00002FE8"/>
    <w:rsid w:val="000031DD"/>
    <w:rsid w:val="00003D43"/>
    <w:rsid w:val="000040E8"/>
    <w:rsid w:val="0000429D"/>
    <w:rsid w:val="0000460A"/>
    <w:rsid w:val="00005EBE"/>
    <w:rsid w:val="000066F4"/>
    <w:rsid w:val="00006F0E"/>
    <w:rsid w:val="00007333"/>
    <w:rsid w:val="000079FC"/>
    <w:rsid w:val="00007A17"/>
    <w:rsid w:val="00007B6B"/>
    <w:rsid w:val="00007D4E"/>
    <w:rsid w:val="00010287"/>
    <w:rsid w:val="00010405"/>
    <w:rsid w:val="0001066E"/>
    <w:rsid w:val="00010A41"/>
    <w:rsid w:val="00010EA1"/>
    <w:rsid w:val="00010FE5"/>
    <w:rsid w:val="000116A9"/>
    <w:rsid w:val="000122F0"/>
    <w:rsid w:val="00012522"/>
    <w:rsid w:val="0001264A"/>
    <w:rsid w:val="0001309D"/>
    <w:rsid w:val="00013604"/>
    <w:rsid w:val="000139DE"/>
    <w:rsid w:val="00013A51"/>
    <w:rsid w:val="00013C1C"/>
    <w:rsid w:val="000147A3"/>
    <w:rsid w:val="00014E65"/>
    <w:rsid w:val="00014F69"/>
    <w:rsid w:val="00015F09"/>
    <w:rsid w:val="00017344"/>
    <w:rsid w:val="0001788D"/>
    <w:rsid w:val="00017F29"/>
    <w:rsid w:val="00020A08"/>
    <w:rsid w:val="0002194E"/>
    <w:rsid w:val="00021A9C"/>
    <w:rsid w:val="000223D9"/>
    <w:rsid w:val="000223FE"/>
    <w:rsid w:val="0002288B"/>
    <w:rsid w:val="00023344"/>
    <w:rsid w:val="000233A7"/>
    <w:rsid w:val="00023516"/>
    <w:rsid w:val="000235B0"/>
    <w:rsid w:val="000240A1"/>
    <w:rsid w:val="00024B14"/>
    <w:rsid w:val="00024B51"/>
    <w:rsid w:val="00025196"/>
    <w:rsid w:val="00025259"/>
    <w:rsid w:val="00025E02"/>
    <w:rsid w:val="00025E9B"/>
    <w:rsid w:val="0002628B"/>
    <w:rsid w:val="00026A05"/>
    <w:rsid w:val="00027100"/>
    <w:rsid w:val="0002737B"/>
    <w:rsid w:val="00027F9B"/>
    <w:rsid w:val="00030BCC"/>
    <w:rsid w:val="00030CD8"/>
    <w:rsid w:val="000310E0"/>
    <w:rsid w:val="000316E2"/>
    <w:rsid w:val="0003199A"/>
    <w:rsid w:val="00031E3A"/>
    <w:rsid w:val="00031FFA"/>
    <w:rsid w:val="00032292"/>
    <w:rsid w:val="000322CB"/>
    <w:rsid w:val="00032355"/>
    <w:rsid w:val="00032A08"/>
    <w:rsid w:val="000334CC"/>
    <w:rsid w:val="00034A19"/>
    <w:rsid w:val="0003524B"/>
    <w:rsid w:val="00035958"/>
    <w:rsid w:val="00035C5E"/>
    <w:rsid w:val="0003687F"/>
    <w:rsid w:val="00036A4F"/>
    <w:rsid w:val="00036BA6"/>
    <w:rsid w:val="00036BB5"/>
    <w:rsid w:val="00036D14"/>
    <w:rsid w:val="00037474"/>
    <w:rsid w:val="000375BF"/>
    <w:rsid w:val="00037857"/>
    <w:rsid w:val="000402FD"/>
    <w:rsid w:val="0004290A"/>
    <w:rsid w:val="0004315E"/>
    <w:rsid w:val="00043275"/>
    <w:rsid w:val="00043B00"/>
    <w:rsid w:val="00043C5E"/>
    <w:rsid w:val="00043F3B"/>
    <w:rsid w:val="00044156"/>
    <w:rsid w:val="00044414"/>
    <w:rsid w:val="00045425"/>
    <w:rsid w:val="000456B2"/>
    <w:rsid w:val="000459C1"/>
    <w:rsid w:val="00045E28"/>
    <w:rsid w:val="00046617"/>
    <w:rsid w:val="00046BD9"/>
    <w:rsid w:val="000500A7"/>
    <w:rsid w:val="00050580"/>
    <w:rsid w:val="000514B3"/>
    <w:rsid w:val="00051B06"/>
    <w:rsid w:val="00052162"/>
    <w:rsid w:val="00052290"/>
    <w:rsid w:val="00052335"/>
    <w:rsid w:val="0005379A"/>
    <w:rsid w:val="0005439F"/>
    <w:rsid w:val="00055194"/>
    <w:rsid w:val="00055560"/>
    <w:rsid w:val="0005566A"/>
    <w:rsid w:val="00055C18"/>
    <w:rsid w:val="00056895"/>
    <w:rsid w:val="00056D3E"/>
    <w:rsid w:val="00057307"/>
    <w:rsid w:val="00060472"/>
    <w:rsid w:val="000604BD"/>
    <w:rsid w:val="000605DD"/>
    <w:rsid w:val="00060866"/>
    <w:rsid w:val="000608B3"/>
    <w:rsid w:val="00060907"/>
    <w:rsid w:val="00060F5F"/>
    <w:rsid w:val="00060FFF"/>
    <w:rsid w:val="0006117B"/>
    <w:rsid w:val="00061285"/>
    <w:rsid w:val="0006177B"/>
    <w:rsid w:val="00061CE1"/>
    <w:rsid w:val="00062ABE"/>
    <w:rsid w:val="00062BD2"/>
    <w:rsid w:val="00063157"/>
    <w:rsid w:val="000632D7"/>
    <w:rsid w:val="00063345"/>
    <w:rsid w:val="000641A0"/>
    <w:rsid w:val="000646C2"/>
    <w:rsid w:val="00066173"/>
    <w:rsid w:val="000668A1"/>
    <w:rsid w:val="00067E9B"/>
    <w:rsid w:val="00070133"/>
    <w:rsid w:val="0007038A"/>
    <w:rsid w:val="000710FE"/>
    <w:rsid w:val="00071169"/>
    <w:rsid w:val="00071428"/>
    <w:rsid w:val="000717EF"/>
    <w:rsid w:val="00071BC4"/>
    <w:rsid w:val="00073493"/>
    <w:rsid w:val="00073608"/>
    <w:rsid w:val="00073FA5"/>
    <w:rsid w:val="00074CF3"/>
    <w:rsid w:val="00074D2C"/>
    <w:rsid w:val="00074DDE"/>
    <w:rsid w:val="000757FB"/>
    <w:rsid w:val="000758EA"/>
    <w:rsid w:val="0007661C"/>
    <w:rsid w:val="00076BB6"/>
    <w:rsid w:val="000776FE"/>
    <w:rsid w:val="00080337"/>
    <w:rsid w:val="00080380"/>
    <w:rsid w:val="0008069F"/>
    <w:rsid w:val="00080A23"/>
    <w:rsid w:val="00080B0C"/>
    <w:rsid w:val="00080BC7"/>
    <w:rsid w:val="00081273"/>
    <w:rsid w:val="00081DAD"/>
    <w:rsid w:val="00081F59"/>
    <w:rsid w:val="0008439B"/>
    <w:rsid w:val="00084577"/>
    <w:rsid w:val="00084DB0"/>
    <w:rsid w:val="000850A2"/>
    <w:rsid w:val="00085173"/>
    <w:rsid w:val="000854E5"/>
    <w:rsid w:val="00086600"/>
    <w:rsid w:val="00087344"/>
    <w:rsid w:val="0008754B"/>
    <w:rsid w:val="00087DFC"/>
    <w:rsid w:val="0008EDEA"/>
    <w:rsid w:val="000904BC"/>
    <w:rsid w:val="00090B7B"/>
    <w:rsid w:val="00090CE3"/>
    <w:rsid w:val="000919FC"/>
    <w:rsid w:val="00091C95"/>
    <w:rsid w:val="00091F89"/>
    <w:rsid w:val="00092F46"/>
    <w:rsid w:val="00092FB6"/>
    <w:rsid w:val="00093228"/>
    <w:rsid w:val="000938A4"/>
    <w:rsid w:val="00093AFA"/>
    <w:rsid w:val="00093E06"/>
    <w:rsid w:val="00094654"/>
    <w:rsid w:val="00094CFE"/>
    <w:rsid w:val="00095B51"/>
    <w:rsid w:val="00095EE9"/>
    <w:rsid w:val="00095FA8"/>
    <w:rsid w:val="000965B5"/>
    <w:rsid w:val="00097171"/>
    <w:rsid w:val="00097301"/>
    <w:rsid w:val="0009780D"/>
    <w:rsid w:val="000A0844"/>
    <w:rsid w:val="000A1419"/>
    <w:rsid w:val="000A1CE3"/>
    <w:rsid w:val="000A2117"/>
    <w:rsid w:val="000A24DC"/>
    <w:rsid w:val="000A2778"/>
    <w:rsid w:val="000A3919"/>
    <w:rsid w:val="000A3A46"/>
    <w:rsid w:val="000A4EBE"/>
    <w:rsid w:val="000A4F05"/>
    <w:rsid w:val="000A5A01"/>
    <w:rsid w:val="000A5BF0"/>
    <w:rsid w:val="000A63DA"/>
    <w:rsid w:val="000B0A87"/>
    <w:rsid w:val="000B0C4A"/>
    <w:rsid w:val="000B0FDC"/>
    <w:rsid w:val="000B1872"/>
    <w:rsid w:val="000B2391"/>
    <w:rsid w:val="000B31FE"/>
    <w:rsid w:val="000B32FE"/>
    <w:rsid w:val="000B3A39"/>
    <w:rsid w:val="000B3FEA"/>
    <w:rsid w:val="000B4970"/>
    <w:rsid w:val="000B57BA"/>
    <w:rsid w:val="000B6842"/>
    <w:rsid w:val="000B6C06"/>
    <w:rsid w:val="000B6EDF"/>
    <w:rsid w:val="000C0054"/>
    <w:rsid w:val="000C089C"/>
    <w:rsid w:val="000C12BF"/>
    <w:rsid w:val="000C184E"/>
    <w:rsid w:val="000C1E49"/>
    <w:rsid w:val="000C222B"/>
    <w:rsid w:val="000C2424"/>
    <w:rsid w:val="000C35FB"/>
    <w:rsid w:val="000C3741"/>
    <w:rsid w:val="000C37B0"/>
    <w:rsid w:val="000C3DB1"/>
    <w:rsid w:val="000C3E03"/>
    <w:rsid w:val="000C429F"/>
    <w:rsid w:val="000C46EE"/>
    <w:rsid w:val="000C58FA"/>
    <w:rsid w:val="000C5C78"/>
    <w:rsid w:val="000C5FFC"/>
    <w:rsid w:val="000C684C"/>
    <w:rsid w:val="000C7154"/>
    <w:rsid w:val="000C71DA"/>
    <w:rsid w:val="000C75C8"/>
    <w:rsid w:val="000D107E"/>
    <w:rsid w:val="000D142D"/>
    <w:rsid w:val="000D1E7D"/>
    <w:rsid w:val="000D2016"/>
    <w:rsid w:val="000D24B2"/>
    <w:rsid w:val="000D37D8"/>
    <w:rsid w:val="000D3DD8"/>
    <w:rsid w:val="000D4018"/>
    <w:rsid w:val="000D4118"/>
    <w:rsid w:val="000D4172"/>
    <w:rsid w:val="000D4531"/>
    <w:rsid w:val="000D4C9D"/>
    <w:rsid w:val="000D54E2"/>
    <w:rsid w:val="000D58DF"/>
    <w:rsid w:val="000D6375"/>
    <w:rsid w:val="000D6D46"/>
    <w:rsid w:val="000D765B"/>
    <w:rsid w:val="000E0528"/>
    <w:rsid w:val="000E0A27"/>
    <w:rsid w:val="000E1B45"/>
    <w:rsid w:val="000E1D8A"/>
    <w:rsid w:val="000E2609"/>
    <w:rsid w:val="000E32DB"/>
    <w:rsid w:val="000E3F6A"/>
    <w:rsid w:val="000E4122"/>
    <w:rsid w:val="000E46B3"/>
    <w:rsid w:val="000E53EA"/>
    <w:rsid w:val="000E55F7"/>
    <w:rsid w:val="000E5B07"/>
    <w:rsid w:val="000E603A"/>
    <w:rsid w:val="000E690A"/>
    <w:rsid w:val="000E782B"/>
    <w:rsid w:val="000F0A7B"/>
    <w:rsid w:val="000F0C06"/>
    <w:rsid w:val="000F16B0"/>
    <w:rsid w:val="000F1887"/>
    <w:rsid w:val="000F1B05"/>
    <w:rsid w:val="000F1C61"/>
    <w:rsid w:val="000F257D"/>
    <w:rsid w:val="000F2846"/>
    <w:rsid w:val="000F2B36"/>
    <w:rsid w:val="000F2B60"/>
    <w:rsid w:val="000F2BEF"/>
    <w:rsid w:val="000F3178"/>
    <w:rsid w:val="000F3582"/>
    <w:rsid w:val="000F3A32"/>
    <w:rsid w:val="000F3D7E"/>
    <w:rsid w:val="000F4A24"/>
    <w:rsid w:val="000F51D5"/>
    <w:rsid w:val="000F582D"/>
    <w:rsid w:val="000F5DBD"/>
    <w:rsid w:val="000F61BE"/>
    <w:rsid w:val="000F61C3"/>
    <w:rsid w:val="000F6608"/>
    <w:rsid w:val="000F7314"/>
    <w:rsid w:val="000F7859"/>
    <w:rsid w:val="000F78EC"/>
    <w:rsid w:val="00101385"/>
    <w:rsid w:val="00101517"/>
    <w:rsid w:val="00101A94"/>
    <w:rsid w:val="001023D5"/>
    <w:rsid w:val="001028FE"/>
    <w:rsid w:val="00102DB2"/>
    <w:rsid w:val="00104584"/>
    <w:rsid w:val="00104634"/>
    <w:rsid w:val="0010494E"/>
    <w:rsid w:val="00104A5B"/>
    <w:rsid w:val="00105E24"/>
    <w:rsid w:val="00106C73"/>
    <w:rsid w:val="00106EEC"/>
    <w:rsid w:val="00106F00"/>
    <w:rsid w:val="0010705B"/>
    <w:rsid w:val="001070CB"/>
    <w:rsid w:val="0010718F"/>
    <w:rsid w:val="0010760D"/>
    <w:rsid w:val="00107993"/>
    <w:rsid w:val="00107C11"/>
    <w:rsid w:val="00107D0B"/>
    <w:rsid w:val="001110CC"/>
    <w:rsid w:val="001111BF"/>
    <w:rsid w:val="001118DC"/>
    <w:rsid w:val="00111FC6"/>
    <w:rsid w:val="00112196"/>
    <w:rsid w:val="00112E8E"/>
    <w:rsid w:val="00112F6C"/>
    <w:rsid w:val="00113945"/>
    <w:rsid w:val="0011519B"/>
    <w:rsid w:val="0011579C"/>
    <w:rsid w:val="001159E8"/>
    <w:rsid w:val="00115C31"/>
    <w:rsid w:val="00115E90"/>
    <w:rsid w:val="00115EF6"/>
    <w:rsid w:val="00116128"/>
    <w:rsid w:val="00116136"/>
    <w:rsid w:val="0011673D"/>
    <w:rsid w:val="001168C4"/>
    <w:rsid w:val="00116C29"/>
    <w:rsid w:val="00120456"/>
    <w:rsid w:val="00121272"/>
    <w:rsid w:val="00121979"/>
    <w:rsid w:val="001224ED"/>
    <w:rsid w:val="00122C7D"/>
    <w:rsid w:val="00122DBB"/>
    <w:rsid w:val="0012306E"/>
    <w:rsid w:val="00123A33"/>
    <w:rsid w:val="00124301"/>
    <w:rsid w:val="0012471A"/>
    <w:rsid w:val="00124EA0"/>
    <w:rsid w:val="00125132"/>
    <w:rsid w:val="001254D0"/>
    <w:rsid w:val="00125C30"/>
    <w:rsid w:val="00126F10"/>
    <w:rsid w:val="00127890"/>
    <w:rsid w:val="001309E7"/>
    <w:rsid w:val="00131833"/>
    <w:rsid w:val="00132500"/>
    <w:rsid w:val="00132CAE"/>
    <w:rsid w:val="001335B6"/>
    <w:rsid w:val="00133632"/>
    <w:rsid w:val="00134677"/>
    <w:rsid w:val="001348EA"/>
    <w:rsid w:val="001350CC"/>
    <w:rsid w:val="001355DA"/>
    <w:rsid w:val="00136087"/>
    <w:rsid w:val="001364FC"/>
    <w:rsid w:val="001366F6"/>
    <w:rsid w:val="00136924"/>
    <w:rsid w:val="00136A66"/>
    <w:rsid w:val="00136CCE"/>
    <w:rsid w:val="00137CE0"/>
    <w:rsid w:val="0014011B"/>
    <w:rsid w:val="00141980"/>
    <w:rsid w:val="00142A26"/>
    <w:rsid w:val="00143333"/>
    <w:rsid w:val="00144667"/>
    <w:rsid w:val="001449B2"/>
    <w:rsid w:val="00144EC1"/>
    <w:rsid w:val="0014571C"/>
    <w:rsid w:val="0014572E"/>
    <w:rsid w:val="00145768"/>
    <w:rsid w:val="00146237"/>
    <w:rsid w:val="001463F5"/>
    <w:rsid w:val="0014658C"/>
    <w:rsid w:val="00146998"/>
    <w:rsid w:val="001473E4"/>
    <w:rsid w:val="00147AA1"/>
    <w:rsid w:val="00147E4A"/>
    <w:rsid w:val="00150628"/>
    <w:rsid w:val="00150C7E"/>
    <w:rsid w:val="00151457"/>
    <w:rsid w:val="001522C6"/>
    <w:rsid w:val="001526DE"/>
    <w:rsid w:val="00153769"/>
    <w:rsid w:val="0015389C"/>
    <w:rsid w:val="00153A91"/>
    <w:rsid w:val="00153AA0"/>
    <w:rsid w:val="00153C69"/>
    <w:rsid w:val="0015415A"/>
    <w:rsid w:val="00154A57"/>
    <w:rsid w:val="00154E61"/>
    <w:rsid w:val="00154FF3"/>
    <w:rsid w:val="00155033"/>
    <w:rsid w:val="00155447"/>
    <w:rsid w:val="00155779"/>
    <w:rsid w:val="001557C4"/>
    <w:rsid w:val="00156CBB"/>
    <w:rsid w:val="00156F03"/>
    <w:rsid w:val="00157CC3"/>
    <w:rsid w:val="00157DF7"/>
    <w:rsid w:val="00157ED5"/>
    <w:rsid w:val="001605AF"/>
    <w:rsid w:val="001608F4"/>
    <w:rsid w:val="00161781"/>
    <w:rsid w:val="00162C50"/>
    <w:rsid w:val="0016302A"/>
    <w:rsid w:val="0016359D"/>
    <w:rsid w:val="00163DEC"/>
    <w:rsid w:val="0016440C"/>
    <w:rsid w:val="00164625"/>
    <w:rsid w:val="001650A4"/>
    <w:rsid w:val="001650BF"/>
    <w:rsid w:val="00165136"/>
    <w:rsid w:val="001660EE"/>
    <w:rsid w:val="00166381"/>
    <w:rsid w:val="00166813"/>
    <w:rsid w:val="00166BC6"/>
    <w:rsid w:val="00166E88"/>
    <w:rsid w:val="00166FBA"/>
    <w:rsid w:val="00167449"/>
    <w:rsid w:val="00167BEA"/>
    <w:rsid w:val="0016CEC2"/>
    <w:rsid w:val="00170122"/>
    <w:rsid w:val="001706AD"/>
    <w:rsid w:val="001717C5"/>
    <w:rsid w:val="00171D88"/>
    <w:rsid w:val="00173AB3"/>
    <w:rsid w:val="00174F1E"/>
    <w:rsid w:val="001754C3"/>
    <w:rsid w:val="0017560A"/>
    <w:rsid w:val="00175994"/>
    <w:rsid w:val="00176535"/>
    <w:rsid w:val="00176C36"/>
    <w:rsid w:val="00176F43"/>
    <w:rsid w:val="00177826"/>
    <w:rsid w:val="0017AE47"/>
    <w:rsid w:val="001801C8"/>
    <w:rsid w:val="00180378"/>
    <w:rsid w:val="00180C0E"/>
    <w:rsid w:val="00180EC6"/>
    <w:rsid w:val="00180ED5"/>
    <w:rsid w:val="0018191D"/>
    <w:rsid w:val="00181B68"/>
    <w:rsid w:val="0018209B"/>
    <w:rsid w:val="00182513"/>
    <w:rsid w:val="00182A0F"/>
    <w:rsid w:val="00182DD8"/>
    <w:rsid w:val="0018380D"/>
    <w:rsid w:val="00183940"/>
    <w:rsid w:val="00183B16"/>
    <w:rsid w:val="00184636"/>
    <w:rsid w:val="00184A83"/>
    <w:rsid w:val="00185175"/>
    <w:rsid w:val="001855D2"/>
    <w:rsid w:val="00185F1E"/>
    <w:rsid w:val="00186AB7"/>
    <w:rsid w:val="00186CF4"/>
    <w:rsid w:val="00187F54"/>
    <w:rsid w:val="00187FB1"/>
    <w:rsid w:val="0019009D"/>
    <w:rsid w:val="001907DC"/>
    <w:rsid w:val="00191A15"/>
    <w:rsid w:val="00192067"/>
    <w:rsid w:val="00192148"/>
    <w:rsid w:val="001927DF"/>
    <w:rsid w:val="00192961"/>
    <w:rsid w:val="00192EFB"/>
    <w:rsid w:val="0019320B"/>
    <w:rsid w:val="00193512"/>
    <w:rsid w:val="0019448F"/>
    <w:rsid w:val="0019510B"/>
    <w:rsid w:val="00196B23"/>
    <w:rsid w:val="00197957"/>
    <w:rsid w:val="00197B45"/>
    <w:rsid w:val="00197CF6"/>
    <w:rsid w:val="001A0F34"/>
    <w:rsid w:val="001A1002"/>
    <w:rsid w:val="001A1182"/>
    <w:rsid w:val="001A1192"/>
    <w:rsid w:val="001A1318"/>
    <w:rsid w:val="001A1483"/>
    <w:rsid w:val="001A179A"/>
    <w:rsid w:val="001A225F"/>
    <w:rsid w:val="001A2564"/>
    <w:rsid w:val="001A27CF"/>
    <w:rsid w:val="001A2950"/>
    <w:rsid w:val="001A2BC6"/>
    <w:rsid w:val="001A2FC5"/>
    <w:rsid w:val="001A457F"/>
    <w:rsid w:val="001A4601"/>
    <w:rsid w:val="001A46BB"/>
    <w:rsid w:val="001A54DA"/>
    <w:rsid w:val="001A576C"/>
    <w:rsid w:val="001A5870"/>
    <w:rsid w:val="001A60F6"/>
    <w:rsid w:val="001A61B5"/>
    <w:rsid w:val="001A65B9"/>
    <w:rsid w:val="001A6D1E"/>
    <w:rsid w:val="001B04EE"/>
    <w:rsid w:val="001B096E"/>
    <w:rsid w:val="001B18BD"/>
    <w:rsid w:val="001B2167"/>
    <w:rsid w:val="001B2E7D"/>
    <w:rsid w:val="001B379C"/>
    <w:rsid w:val="001B38F1"/>
    <w:rsid w:val="001B3F61"/>
    <w:rsid w:val="001B4393"/>
    <w:rsid w:val="001B4483"/>
    <w:rsid w:val="001B4692"/>
    <w:rsid w:val="001B476C"/>
    <w:rsid w:val="001B47E8"/>
    <w:rsid w:val="001B4AAE"/>
    <w:rsid w:val="001B4BB2"/>
    <w:rsid w:val="001B4C2A"/>
    <w:rsid w:val="001B5018"/>
    <w:rsid w:val="001B644F"/>
    <w:rsid w:val="001B7309"/>
    <w:rsid w:val="001B79DA"/>
    <w:rsid w:val="001C0B06"/>
    <w:rsid w:val="001C0B6B"/>
    <w:rsid w:val="001C0BA0"/>
    <w:rsid w:val="001C2884"/>
    <w:rsid w:val="001C2F7A"/>
    <w:rsid w:val="001C3447"/>
    <w:rsid w:val="001C37E4"/>
    <w:rsid w:val="001C3C53"/>
    <w:rsid w:val="001C4E53"/>
    <w:rsid w:val="001C502B"/>
    <w:rsid w:val="001C598C"/>
    <w:rsid w:val="001C5B88"/>
    <w:rsid w:val="001C5F1E"/>
    <w:rsid w:val="001C5FEF"/>
    <w:rsid w:val="001C60E3"/>
    <w:rsid w:val="001C6E2F"/>
    <w:rsid w:val="001C6FF5"/>
    <w:rsid w:val="001C7337"/>
    <w:rsid w:val="001C7CD4"/>
    <w:rsid w:val="001C7D56"/>
    <w:rsid w:val="001D01B0"/>
    <w:rsid w:val="001D042B"/>
    <w:rsid w:val="001D0C8C"/>
    <w:rsid w:val="001D117C"/>
    <w:rsid w:val="001D1253"/>
    <w:rsid w:val="001D1AD5"/>
    <w:rsid w:val="001D24B2"/>
    <w:rsid w:val="001D31B7"/>
    <w:rsid w:val="001D35AF"/>
    <w:rsid w:val="001D4188"/>
    <w:rsid w:val="001D41E1"/>
    <w:rsid w:val="001D532D"/>
    <w:rsid w:val="001D54F2"/>
    <w:rsid w:val="001D55A9"/>
    <w:rsid w:val="001D57E9"/>
    <w:rsid w:val="001D5F61"/>
    <w:rsid w:val="001D675A"/>
    <w:rsid w:val="001D71C8"/>
    <w:rsid w:val="001D7D2F"/>
    <w:rsid w:val="001E069F"/>
    <w:rsid w:val="001E06C4"/>
    <w:rsid w:val="001E0A2B"/>
    <w:rsid w:val="001E11CF"/>
    <w:rsid w:val="001E1A3E"/>
    <w:rsid w:val="001E1E2C"/>
    <w:rsid w:val="001E1F54"/>
    <w:rsid w:val="001E25B9"/>
    <w:rsid w:val="001E2624"/>
    <w:rsid w:val="001E2E25"/>
    <w:rsid w:val="001E2E54"/>
    <w:rsid w:val="001E465B"/>
    <w:rsid w:val="001E4A9D"/>
    <w:rsid w:val="001E4F99"/>
    <w:rsid w:val="001E5DAA"/>
    <w:rsid w:val="001E6486"/>
    <w:rsid w:val="001E7166"/>
    <w:rsid w:val="001E7386"/>
    <w:rsid w:val="001F0F80"/>
    <w:rsid w:val="001F1792"/>
    <w:rsid w:val="001F1903"/>
    <w:rsid w:val="001F23A6"/>
    <w:rsid w:val="001F37AD"/>
    <w:rsid w:val="001F37EF"/>
    <w:rsid w:val="001F5727"/>
    <w:rsid w:val="001F5C9E"/>
    <w:rsid w:val="001F6B65"/>
    <w:rsid w:val="001F7307"/>
    <w:rsid w:val="001F78DB"/>
    <w:rsid w:val="001F790C"/>
    <w:rsid w:val="0020067E"/>
    <w:rsid w:val="00200B4B"/>
    <w:rsid w:val="002011D3"/>
    <w:rsid w:val="0020144D"/>
    <w:rsid w:val="0020173F"/>
    <w:rsid w:val="00201CAD"/>
    <w:rsid w:val="002021D8"/>
    <w:rsid w:val="0020287F"/>
    <w:rsid w:val="002041CE"/>
    <w:rsid w:val="00205189"/>
    <w:rsid w:val="00206016"/>
    <w:rsid w:val="002079BD"/>
    <w:rsid w:val="00207E76"/>
    <w:rsid w:val="00207FC6"/>
    <w:rsid w:val="00210525"/>
    <w:rsid w:val="00210A18"/>
    <w:rsid w:val="00211016"/>
    <w:rsid w:val="00211834"/>
    <w:rsid w:val="00211B02"/>
    <w:rsid w:val="00211F4C"/>
    <w:rsid w:val="0021207D"/>
    <w:rsid w:val="0021281F"/>
    <w:rsid w:val="00212895"/>
    <w:rsid w:val="00212A0E"/>
    <w:rsid w:val="002135F3"/>
    <w:rsid w:val="00213720"/>
    <w:rsid w:val="00213E3C"/>
    <w:rsid w:val="00213EB7"/>
    <w:rsid w:val="00214471"/>
    <w:rsid w:val="0021497F"/>
    <w:rsid w:val="00214EC5"/>
    <w:rsid w:val="002173B3"/>
    <w:rsid w:val="002178FD"/>
    <w:rsid w:val="00217AFC"/>
    <w:rsid w:val="0022009D"/>
    <w:rsid w:val="002203B8"/>
    <w:rsid w:val="00220645"/>
    <w:rsid w:val="0022134C"/>
    <w:rsid w:val="00221BD0"/>
    <w:rsid w:val="00222263"/>
    <w:rsid w:val="0022246B"/>
    <w:rsid w:val="00222C4D"/>
    <w:rsid w:val="00222D9D"/>
    <w:rsid w:val="002230F8"/>
    <w:rsid w:val="00223F55"/>
    <w:rsid w:val="002242DE"/>
    <w:rsid w:val="00224954"/>
    <w:rsid w:val="00224A2A"/>
    <w:rsid w:val="00224BA4"/>
    <w:rsid w:val="00225C2C"/>
    <w:rsid w:val="00226FE3"/>
    <w:rsid w:val="002305DC"/>
    <w:rsid w:val="0023094E"/>
    <w:rsid w:val="00230975"/>
    <w:rsid w:val="00230B72"/>
    <w:rsid w:val="00230BC7"/>
    <w:rsid w:val="00230D48"/>
    <w:rsid w:val="00230F06"/>
    <w:rsid w:val="00231116"/>
    <w:rsid w:val="00231C2D"/>
    <w:rsid w:val="0023211C"/>
    <w:rsid w:val="0023234B"/>
    <w:rsid w:val="00232462"/>
    <w:rsid w:val="00232581"/>
    <w:rsid w:val="00232D16"/>
    <w:rsid w:val="0023339E"/>
    <w:rsid w:val="00234144"/>
    <w:rsid w:val="002342BD"/>
    <w:rsid w:val="002344E9"/>
    <w:rsid w:val="0023451A"/>
    <w:rsid w:val="002348EA"/>
    <w:rsid w:val="00234BB0"/>
    <w:rsid w:val="00234D1D"/>
    <w:rsid w:val="00234DF1"/>
    <w:rsid w:val="0023782C"/>
    <w:rsid w:val="00237F02"/>
    <w:rsid w:val="00240DF8"/>
    <w:rsid w:val="00241237"/>
    <w:rsid w:val="00241368"/>
    <w:rsid w:val="00241576"/>
    <w:rsid w:val="0024168D"/>
    <w:rsid w:val="00241BC6"/>
    <w:rsid w:val="00241EBC"/>
    <w:rsid w:val="00241EF7"/>
    <w:rsid w:val="002424E9"/>
    <w:rsid w:val="002440EE"/>
    <w:rsid w:val="00244101"/>
    <w:rsid w:val="00244128"/>
    <w:rsid w:val="00244266"/>
    <w:rsid w:val="0024431B"/>
    <w:rsid w:val="00244601"/>
    <w:rsid w:val="002447FC"/>
    <w:rsid w:val="00244DA0"/>
    <w:rsid w:val="00244F86"/>
    <w:rsid w:val="00245DFD"/>
    <w:rsid w:val="002468EF"/>
    <w:rsid w:val="00246A6E"/>
    <w:rsid w:val="00247360"/>
    <w:rsid w:val="002500EE"/>
    <w:rsid w:val="00250357"/>
    <w:rsid w:val="00250F27"/>
    <w:rsid w:val="00250F9D"/>
    <w:rsid w:val="002513EC"/>
    <w:rsid w:val="002516A4"/>
    <w:rsid w:val="00251FB7"/>
    <w:rsid w:val="00252201"/>
    <w:rsid w:val="00253244"/>
    <w:rsid w:val="00253277"/>
    <w:rsid w:val="00254A23"/>
    <w:rsid w:val="0025553E"/>
    <w:rsid w:val="0025633F"/>
    <w:rsid w:val="00256DBB"/>
    <w:rsid w:val="00257C9F"/>
    <w:rsid w:val="00257DE4"/>
    <w:rsid w:val="0025DF85"/>
    <w:rsid w:val="002609D4"/>
    <w:rsid w:val="00261BA8"/>
    <w:rsid w:val="00261D0A"/>
    <w:rsid w:val="00262E88"/>
    <w:rsid w:val="0026300C"/>
    <w:rsid w:val="0026469A"/>
    <w:rsid w:val="002651AB"/>
    <w:rsid w:val="0026569F"/>
    <w:rsid w:val="002657EF"/>
    <w:rsid w:val="00265B36"/>
    <w:rsid w:val="00265B56"/>
    <w:rsid w:val="00265E21"/>
    <w:rsid w:val="002662DB"/>
    <w:rsid w:val="00266B13"/>
    <w:rsid w:val="00267365"/>
    <w:rsid w:val="0027058D"/>
    <w:rsid w:val="00270B73"/>
    <w:rsid w:val="00271176"/>
    <w:rsid w:val="00271763"/>
    <w:rsid w:val="002719CC"/>
    <w:rsid w:val="00271A3D"/>
    <w:rsid w:val="00272415"/>
    <w:rsid w:val="0027256E"/>
    <w:rsid w:val="00272CB4"/>
    <w:rsid w:val="00273984"/>
    <w:rsid w:val="00273D6D"/>
    <w:rsid w:val="00274020"/>
    <w:rsid w:val="0027433D"/>
    <w:rsid w:val="0027455D"/>
    <w:rsid w:val="00274A31"/>
    <w:rsid w:val="00275061"/>
    <w:rsid w:val="00275A45"/>
    <w:rsid w:val="00275B37"/>
    <w:rsid w:val="002762EC"/>
    <w:rsid w:val="00276438"/>
    <w:rsid w:val="00276638"/>
    <w:rsid w:val="00276C63"/>
    <w:rsid w:val="00277B6E"/>
    <w:rsid w:val="002809C0"/>
    <w:rsid w:val="002810EF"/>
    <w:rsid w:val="00281A01"/>
    <w:rsid w:val="00282927"/>
    <w:rsid w:val="00282E49"/>
    <w:rsid w:val="002832AE"/>
    <w:rsid w:val="00283A1C"/>
    <w:rsid w:val="00284D51"/>
    <w:rsid w:val="002854CF"/>
    <w:rsid w:val="00285DB0"/>
    <w:rsid w:val="00286000"/>
    <w:rsid w:val="002861F6"/>
    <w:rsid w:val="002869D2"/>
    <w:rsid w:val="00290D11"/>
    <w:rsid w:val="00290E0B"/>
    <w:rsid w:val="0029139E"/>
    <w:rsid w:val="00291532"/>
    <w:rsid w:val="0029158E"/>
    <w:rsid w:val="00291C82"/>
    <w:rsid w:val="00292300"/>
    <w:rsid w:val="00293166"/>
    <w:rsid w:val="002937C4"/>
    <w:rsid w:val="00293CBA"/>
    <w:rsid w:val="00294724"/>
    <w:rsid w:val="00294B85"/>
    <w:rsid w:val="00295231"/>
    <w:rsid w:val="0029639B"/>
    <w:rsid w:val="00296879"/>
    <w:rsid w:val="002970D1"/>
    <w:rsid w:val="002973C6"/>
    <w:rsid w:val="00297569"/>
    <w:rsid w:val="002975F7"/>
    <w:rsid w:val="00297A0F"/>
    <w:rsid w:val="002A02F6"/>
    <w:rsid w:val="002A0EAC"/>
    <w:rsid w:val="002A227C"/>
    <w:rsid w:val="002A2ADD"/>
    <w:rsid w:val="002A2C5E"/>
    <w:rsid w:val="002A2CA0"/>
    <w:rsid w:val="002A2E5B"/>
    <w:rsid w:val="002A385F"/>
    <w:rsid w:val="002A3BA0"/>
    <w:rsid w:val="002A46BA"/>
    <w:rsid w:val="002A56D9"/>
    <w:rsid w:val="002A5C75"/>
    <w:rsid w:val="002A666C"/>
    <w:rsid w:val="002A6708"/>
    <w:rsid w:val="002B0207"/>
    <w:rsid w:val="002B0DE0"/>
    <w:rsid w:val="002B0F13"/>
    <w:rsid w:val="002B12DD"/>
    <w:rsid w:val="002B1C5C"/>
    <w:rsid w:val="002B2283"/>
    <w:rsid w:val="002B2817"/>
    <w:rsid w:val="002B3106"/>
    <w:rsid w:val="002B330C"/>
    <w:rsid w:val="002B371C"/>
    <w:rsid w:val="002B4A68"/>
    <w:rsid w:val="002B4DD6"/>
    <w:rsid w:val="002B5EE3"/>
    <w:rsid w:val="002B624E"/>
    <w:rsid w:val="002B6C8A"/>
    <w:rsid w:val="002B7CAB"/>
    <w:rsid w:val="002B7D07"/>
    <w:rsid w:val="002C06BB"/>
    <w:rsid w:val="002C070C"/>
    <w:rsid w:val="002C0BA1"/>
    <w:rsid w:val="002C0C05"/>
    <w:rsid w:val="002C0E2E"/>
    <w:rsid w:val="002C15BC"/>
    <w:rsid w:val="002C1966"/>
    <w:rsid w:val="002C21BE"/>
    <w:rsid w:val="002C2D43"/>
    <w:rsid w:val="002C467C"/>
    <w:rsid w:val="002C4A4F"/>
    <w:rsid w:val="002C59B4"/>
    <w:rsid w:val="002C5F0D"/>
    <w:rsid w:val="002C75F1"/>
    <w:rsid w:val="002C77BC"/>
    <w:rsid w:val="002C7FA4"/>
    <w:rsid w:val="002D00E7"/>
    <w:rsid w:val="002D13DB"/>
    <w:rsid w:val="002D17E2"/>
    <w:rsid w:val="002D18E0"/>
    <w:rsid w:val="002D1914"/>
    <w:rsid w:val="002D2353"/>
    <w:rsid w:val="002D26D8"/>
    <w:rsid w:val="002D2C06"/>
    <w:rsid w:val="002D3636"/>
    <w:rsid w:val="002D3B0B"/>
    <w:rsid w:val="002D41EB"/>
    <w:rsid w:val="002D42D0"/>
    <w:rsid w:val="002D5270"/>
    <w:rsid w:val="002D613F"/>
    <w:rsid w:val="002D6636"/>
    <w:rsid w:val="002D6F80"/>
    <w:rsid w:val="002E03BF"/>
    <w:rsid w:val="002E06A8"/>
    <w:rsid w:val="002E08DB"/>
    <w:rsid w:val="002E0CF1"/>
    <w:rsid w:val="002E14D7"/>
    <w:rsid w:val="002E1D2F"/>
    <w:rsid w:val="002E2457"/>
    <w:rsid w:val="002E289E"/>
    <w:rsid w:val="002E2E23"/>
    <w:rsid w:val="002E2F99"/>
    <w:rsid w:val="002E37FD"/>
    <w:rsid w:val="002E3DF9"/>
    <w:rsid w:val="002E3E05"/>
    <w:rsid w:val="002E3E81"/>
    <w:rsid w:val="002E41D7"/>
    <w:rsid w:val="002E447B"/>
    <w:rsid w:val="002E4523"/>
    <w:rsid w:val="002E46BA"/>
    <w:rsid w:val="002E50E0"/>
    <w:rsid w:val="002E589F"/>
    <w:rsid w:val="002E6068"/>
    <w:rsid w:val="002E78E9"/>
    <w:rsid w:val="002F0B1A"/>
    <w:rsid w:val="002F11F7"/>
    <w:rsid w:val="002F1B95"/>
    <w:rsid w:val="002F2696"/>
    <w:rsid w:val="002F2882"/>
    <w:rsid w:val="002F2970"/>
    <w:rsid w:val="002F4AF3"/>
    <w:rsid w:val="002F4CB6"/>
    <w:rsid w:val="002F4CD6"/>
    <w:rsid w:val="002F4E69"/>
    <w:rsid w:val="002F7182"/>
    <w:rsid w:val="002F7C37"/>
    <w:rsid w:val="003001C2"/>
    <w:rsid w:val="00300620"/>
    <w:rsid w:val="00300694"/>
    <w:rsid w:val="00300F32"/>
    <w:rsid w:val="00301625"/>
    <w:rsid w:val="003017DB"/>
    <w:rsid w:val="003020F2"/>
    <w:rsid w:val="00302516"/>
    <w:rsid w:val="00302DA3"/>
    <w:rsid w:val="00302F35"/>
    <w:rsid w:val="0030403C"/>
    <w:rsid w:val="0030522E"/>
    <w:rsid w:val="003053F5"/>
    <w:rsid w:val="003054BD"/>
    <w:rsid w:val="00305682"/>
    <w:rsid w:val="00305921"/>
    <w:rsid w:val="00305C18"/>
    <w:rsid w:val="0030646E"/>
    <w:rsid w:val="0030742D"/>
    <w:rsid w:val="00307500"/>
    <w:rsid w:val="00307926"/>
    <w:rsid w:val="0030796C"/>
    <w:rsid w:val="00307D1C"/>
    <w:rsid w:val="0031023B"/>
    <w:rsid w:val="003106B2"/>
    <w:rsid w:val="003107DF"/>
    <w:rsid w:val="00310CB3"/>
    <w:rsid w:val="003114B3"/>
    <w:rsid w:val="003119F0"/>
    <w:rsid w:val="00312494"/>
    <w:rsid w:val="003128B4"/>
    <w:rsid w:val="003128DA"/>
    <w:rsid w:val="00312C96"/>
    <w:rsid w:val="003131CE"/>
    <w:rsid w:val="0031333F"/>
    <w:rsid w:val="00313F67"/>
    <w:rsid w:val="00314B66"/>
    <w:rsid w:val="003151B0"/>
    <w:rsid w:val="00315910"/>
    <w:rsid w:val="00315C49"/>
    <w:rsid w:val="003160C3"/>
    <w:rsid w:val="0031685D"/>
    <w:rsid w:val="003172DA"/>
    <w:rsid w:val="00317C57"/>
    <w:rsid w:val="00321C27"/>
    <w:rsid w:val="00321CC3"/>
    <w:rsid w:val="0032214A"/>
    <w:rsid w:val="003223E0"/>
    <w:rsid w:val="00322BC3"/>
    <w:rsid w:val="00322DAE"/>
    <w:rsid w:val="00323635"/>
    <w:rsid w:val="00323922"/>
    <w:rsid w:val="00324B46"/>
    <w:rsid w:val="00325F31"/>
    <w:rsid w:val="0032649D"/>
    <w:rsid w:val="00327027"/>
    <w:rsid w:val="0032773A"/>
    <w:rsid w:val="00327C2C"/>
    <w:rsid w:val="00327CA7"/>
    <w:rsid w:val="00327F69"/>
    <w:rsid w:val="00327F9F"/>
    <w:rsid w:val="00332485"/>
    <w:rsid w:val="00332BB3"/>
    <w:rsid w:val="00332FEA"/>
    <w:rsid w:val="003346E8"/>
    <w:rsid w:val="00334857"/>
    <w:rsid w:val="0033491F"/>
    <w:rsid w:val="00334E1E"/>
    <w:rsid w:val="003356DC"/>
    <w:rsid w:val="0033606F"/>
    <w:rsid w:val="00341784"/>
    <w:rsid w:val="00341BC4"/>
    <w:rsid w:val="00341D94"/>
    <w:rsid w:val="00342803"/>
    <w:rsid w:val="00342813"/>
    <w:rsid w:val="0034282F"/>
    <w:rsid w:val="003438AF"/>
    <w:rsid w:val="00344389"/>
    <w:rsid w:val="00344438"/>
    <w:rsid w:val="003446C5"/>
    <w:rsid w:val="00344DA1"/>
    <w:rsid w:val="00345184"/>
    <w:rsid w:val="0034538C"/>
    <w:rsid w:val="00345B0F"/>
    <w:rsid w:val="00345CD3"/>
    <w:rsid w:val="00345E73"/>
    <w:rsid w:val="0034613D"/>
    <w:rsid w:val="003466C6"/>
    <w:rsid w:val="0034790A"/>
    <w:rsid w:val="003502A5"/>
    <w:rsid w:val="00350311"/>
    <w:rsid w:val="00350782"/>
    <w:rsid w:val="00350EA8"/>
    <w:rsid w:val="00350F72"/>
    <w:rsid w:val="00351990"/>
    <w:rsid w:val="00352221"/>
    <w:rsid w:val="00354B42"/>
    <w:rsid w:val="00354F81"/>
    <w:rsid w:val="003553FD"/>
    <w:rsid w:val="00356336"/>
    <w:rsid w:val="0035652E"/>
    <w:rsid w:val="00356D88"/>
    <w:rsid w:val="0035718A"/>
    <w:rsid w:val="00357879"/>
    <w:rsid w:val="00357B21"/>
    <w:rsid w:val="00357CE0"/>
    <w:rsid w:val="00360CE7"/>
    <w:rsid w:val="003610B3"/>
    <w:rsid w:val="0036131B"/>
    <w:rsid w:val="00361356"/>
    <w:rsid w:val="00361E47"/>
    <w:rsid w:val="0036215D"/>
    <w:rsid w:val="003625EA"/>
    <w:rsid w:val="00362BA3"/>
    <w:rsid w:val="00362CFB"/>
    <w:rsid w:val="003633BB"/>
    <w:rsid w:val="003636D8"/>
    <w:rsid w:val="00364C85"/>
    <w:rsid w:val="003653CC"/>
    <w:rsid w:val="00365EF9"/>
    <w:rsid w:val="0036608F"/>
    <w:rsid w:val="00366184"/>
    <w:rsid w:val="00366225"/>
    <w:rsid w:val="00367469"/>
    <w:rsid w:val="003715F4"/>
    <w:rsid w:val="003721B1"/>
    <w:rsid w:val="0037308E"/>
    <w:rsid w:val="00373A64"/>
    <w:rsid w:val="00373ACC"/>
    <w:rsid w:val="00375140"/>
    <w:rsid w:val="00375AC2"/>
    <w:rsid w:val="00376417"/>
    <w:rsid w:val="00376558"/>
    <w:rsid w:val="00376898"/>
    <w:rsid w:val="003773A6"/>
    <w:rsid w:val="0038022C"/>
    <w:rsid w:val="0038065D"/>
    <w:rsid w:val="00380980"/>
    <w:rsid w:val="00380FAC"/>
    <w:rsid w:val="00381167"/>
    <w:rsid w:val="00382AC6"/>
    <w:rsid w:val="00382C5B"/>
    <w:rsid w:val="00383D10"/>
    <w:rsid w:val="00384F28"/>
    <w:rsid w:val="00384FFC"/>
    <w:rsid w:val="003850CA"/>
    <w:rsid w:val="003853E1"/>
    <w:rsid w:val="0038549F"/>
    <w:rsid w:val="00386596"/>
    <w:rsid w:val="00386632"/>
    <w:rsid w:val="003866E4"/>
    <w:rsid w:val="003869AA"/>
    <w:rsid w:val="003869FD"/>
    <w:rsid w:val="00386B3E"/>
    <w:rsid w:val="00386BDF"/>
    <w:rsid w:val="00386F86"/>
    <w:rsid w:val="00387C85"/>
    <w:rsid w:val="00387EC6"/>
    <w:rsid w:val="00390B58"/>
    <w:rsid w:val="00390B84"/>
    <w:rsid w:val="00390EA6"/>
    <w:rsid w:val="0039122B"/>
    <w:rsid w:val="00391677"/>
    <w:rsid w:val="00391B4F"/>
    <w:rsid w:val="00391D3A"/>
    <w:rsid w:val="00392593"/>
    <w:rsid w:val="003926AD"/>
    <w:rsid w:val="00392AA2"/>
    <w:rsid w:val="00392E18"/>
    <w:rsid w:val="00392ED7"/>
    <w:rsid w:val="003930CD"/>
    <w:rsid w:val="00393FEB"/>
    <w:rsid w:val="00394576"/>
    <w:rsid w:val="00394DA9"/>
    <w:rsid w:val="00394EFD"/>
    <w:rsid w:val="00395601"/>
    <w:rsid w:val="0039560F"/>
    <w:rsid w:val="00395CD4"/>
    <w:rsid w:val="00396276"/>
    <w:rsid w:val="00397A39"/>
    <w:rsid w:val="003A0CB6"/>
    <w:rsid w:val="003A102F"/>
    <w:rsid w:val="003A147E"/>
    <w:rsid w:val="003A1D43"/>
    <w:rsid w:val="003A20DD"/>
    <w:rsid w:val="003A270F"/>
    <w:rsid w:val="003A3262"/>
    <w:rsid w:val="003A3412"/>
    <w:rsid w:val="003A36BC"/>
    <w:rsid w:val="003A3879"/>
    <w:rsid w:val="003A40DE"/>
    <w:rsid w:val="003A4898"/>
    <w:rsid w:val="003A48BB"/>
    <w:rsid w:val="003A5B9A"/>
    <w:rsid w:val="003A5DCB"/>
    <w:rsid w:val="003A5EC3"/>
    <w:rsid w:val="003A6E44"/>
    <w:rsid w:val="003A6E6E"/>
    <w:rsid w:val="003A717C"/>
    <w:rsid w:val="003A74E4"/>
    <w:rsid w:val="003A77D7"/>
    <w:rsid w:val="003A7B05"/>
    <w:rsid w:val="003B0435"/>
    <w:rsid w:val="003B0506"/>
    <w:rsid w:val="003B1162"/>
    <w:rsid w:val="003B243B"/>
    <w:rsid w:val="003B264D"/>
    <w:rsid w:val="003B2DEE"/>
    <w:rsid w:val="003B2E7E"/>
    <w:rsid w:val="003B30B0"/>
    <w:rsid w:val="003B3707"/>
    <w:rsid w:val="003B4A34"/>
    <w:rsid w:val="003B5742"/>
    <w:rsid w:val="003B5A79"/>
    <w:rsid w:val="003B5B40"/>
    <w:rsid w:val="003B686C"/>
    <w:rsid w:val="003B6C2C"/>
    <w:rsid w:val="003B7092"/>
    <w:rsid w:val="003B7838"/>
    <w:rsid w:val="003C01D8"/>
    <w:rsid w:val="003C0200"/>
    <w:rsid w:val="003C0390"/>
    <w:rsid w:val="003C0707"/>
    <w:rsid w:val="003C1448"/>
    <w:rsid w:val="003C191E"/>
    <w:rsid w:val="003C2604"/>
    <w:rsid w:val="003C2E79"/>
    <w:rsid w:val="003C392C"/>
    <w:rsid w:val="003C4211"/>
    <w:rsid w:val="003C47F0"/>
    <w:rsid w:val="003C55A5"/>
    <w:rsid w:val="003C59D8"/>
    <w:rsid w:val="003C7F20"/>
    <w:rsid w:val="003D02F4"/>
    <w:rsid w:val="003D0B66"/>
    <w:rsid w:val="003D0BD9"/>
    <w:rsid w:val="003D1F31"/>
    <w:rsid w:val="003D21FB"/>
    <w:rsid w:val="003D25E2"/>
    <w:rsid w:val="003D2807"/>
    <w:rsid w:val="003D2A6B"/>
    <w:rsid w:val="003D3F68"/>
    <w:rsid w:val="003D5AB9"/>
    <w:rsid w:val="003D5C0D"/>
    <w:rsid w:val="003D5D3C"/>
    <w:rsid w:val="003D6998"/>
    <w:rsid w:val="003D717A"/>
    <w:rsid w:val="003D7EB8"/>
    <w:rsid w:val="003E0870"/>
    <w:rsid w:val="003E19BE"/>
    <w:rsid w:val="003E22F8"/>
    <w:rsid w:val="003E2764"/>
    <w:rsid w:val="003E2DF6"/>
    <w:rsid w:val="003E3737"/>
    <w:rsid w:val="003E38A5"/>
    <w:rsid w:val="003E3CEB"/>
    <w:rsid w:val="003E3FBD"/>
    <w:rsid w:val="003E49F7"/>
    <w:rsid w:val="003E56F1"/>
    <w:rsid w:val="003E5CF2"/>
    <w:rsid w:val="003E64AF"/>
    <w:rsid w:val="003E6C9B"/>
    <w:rsid w:val="003E7122"/>
    <w:rsid w:val="003E7312"/>
    <w:rsid w:val="003F0A38"/>
    <w:rsid w:val="003F1119"/>
    <w:rsid w:val="003F13D2"/>
    <w:rsid w:val="003F1535"/>
    <w:rsid w:val="003F1643"/>
    <w:rsid w:val="003F18DA"/>
    <w:rsid w:val="003F19EB"/>
    <w:rsid w:val="003F1D2F"/>
    <w:rsid w:val="003F1FEF"/>
    <w:rsid w:val="003F26A1"/>
    <w:rsid w:val="003F2C30"/>
    <w:rsid w:val="003F2C99"/>
    <w:rsid w:val="003F3204"/>
    <w:rsid w:val="003F374D"/>
    <w:rsid w:val="003F4A7F"/>
    <w:rsid w:val="003F5226"/>
    <w:rsid w:val="003F5EB9"/>
    <w:rsid w:val="003F6333"/>
    <w:rsid w:val="003F6726"/>
    <w:rsid w:val="003F6F30"/>
    <w:rsid w:val="003F771A"/>
    <w:rsid w:val="003F7DD0"/>
    <w:rsid w:val="004001EA"/>
    <w:rsid w:val="0040097E"/>
    <w:rsid w:val="00400B00"/>
    <w:rsid w:val="00401894"/>
    <w:rsid w:val="00401C99"/>
    <w:rsid w:val="00402067"/>
    <w:rsid w:val="0040238A"/>
    <w:rsid w:val="004029C5"/>
    <w:rsid w:val="00402E40"/>
    <w:rsid w:val="00403B22"/>
    <w:rsid w:val="00403DEA"/>
    <w:rsid w:val="004045C2"/>
    <w:rsid w:val="004049C2"/>
    <w:rsid w:val="00406340"/>
    <w:rsid w:val="00406506"/>
    <w:rsid w:val="00406700"/>
    <w:rsid w:val="0040754F"/>
    <w:rsid w:val="004075B3"/>
    <w:rsid w:val="00410343"/>
    <w:rsid w:val="00410399"/>
    <w:rsid w:val="0041050A"/>
    <w:rsid w:val="0041058F"/>
    <w:rsid w:val="004107CE"/>
    <w:rsid w:val="004107E6"/>
    <w:rsid w:val="00411B60"/>
    <w:rsid w:val="00411BC8"/>
    <w:rsid w:val="00412040"/>
    <w:rsid w:val="0041229D"/>
    <w:rsid w:val="004132D4"/>
    <w:rsid w:val="004133EF"/>
    <w:rsid w:val="004137C8"/>
    <w:rsid w:val="004142A8"/>
    <w:rsid w:val="00414C6F"/>
    <w:rsid w:val="00414EEC"/>
    <w:rsid w:val="004151F3"/>
    <w:rsid w:val="00416882"/>
    <w:rsid w:val="00417244"/>
    <w:rsid w:val="00417450"/>
    <w:rsid w:val="004177BE"/>
    <w:rsid w:val="00417DB2"/>
    <w:rsid w:val="004203F8"/>
    <w:rsid w:val="00420476"/>
    <w:rsid w:val="00420962"/>
    <w:rsid w:val="00420C4E"/>
    <w:rsid w:val="004215F4"/>
    <w:rsid w:val="00422684"/>
    <w:rsid w:val="00422D27"/>
    <w:rsid w:val="00423247"/>
    <w:rsid w:val="00423570"/>
    <w:rsid w:val="004235DD"/>
    <w:rsid w:val="0042524A"/>
    <w:rsid w:val="0042688C"/>
    <w:rsid w:val="00426BD2"/>
    <w:rsid w:val="00427182"/>
    <w:rsid w:val="00427A71"/>
    <w:rsid w:val="0043084D"/>
    <w:rsid w:val="00430CB6"/>
    <w:rsid w:val="0043231B"/>
    <w:rsid w:val="0043232F"/>
    <w:rsid w:val="004327A5"/>
    <w:rsid w:val="004338D7"/>
    <w:rsid w:val="004359C8"/>
    <w:rsid w:val="00436F13"/>
    <w:rsid w:val="00440029"/>
    <w:rsid w:val="0044028D"/>
    <w:rsid w:val="004403D8"/>
    <w:rsid w:val="0044098C"/>
    <w:rsid w:val="00440D4F"/>
    <w:rsid w:val="00440E94"/>
    <w:rsid w:val="00441506"/>
    <w:rsid w:val="004419D7"/>
    <w:rsid w:val="00441DD3"/>
    <w:rsid w:val="00441FB3"/>
    <w:rsid w:val="0044292F"/>
    <w:rsid w:val="00442C7C"/>
    <w:rsid w:val="0044346B"/>
    <w:rsid w:val="004434FB"/>
    <w:rsid w:val="004439DB"/>
    <w:rsid w:val="00444874"/>
    <w:rsid w:val="004454AE"/>
    <w:rsid w:val="0044716D"/>
    <w:rsid w:val="00447CA6"/>
    <w:rsid w:val="00447D00"/>
    <w:rsid w:val="00447F4D"/>
    <w:rsid w:val="0045092D"/>
    <w:rsid w:val="004510BE"/>
    <w:rsid w:val="004518A6"/>
    <w:rsid w:val="004527BC"/>
    <w:rsid w:val="00453939"/>
    <w:rsid w:val="00453DCB"/>
    <w:rsid w:val="00454BE4"/>
    <w:rsid w:val="00454CAE"/>
    <w:rsid w:val="00455585"/>
    <w:rsid w:val="00455D1F"/>
    <w:rsid w:val="00456526"/>
    <w:rsid w:val="004567E4"/>
    <w:rsid w:val="00456DC0"/>
    <w:rsid w:val="00456E7D"/>
    <w:rsid w:val="004572AD"/>
    <w:rsid w:val="004573CC"/>
    <w:rsid w:val="00457521"/>
    <w:rsid w:val="00457F35"/>
    <w:rsid w:val="004606DB"/>
    <w:rsid w:val="004606E1"/>
    <w:rsid w:val="004607BD"/>
    <w:rsid w:val="00460DAF"/>
    <w:rsid w:val="00461C8A"/>
    <w:rsid w:val="004623BA"/>
    <w:rsid w:val="0046312E"/>
    <w:rsid w:val="0046317C"/>
    <w:rsid w:val="0046337B"/>
    <w:rsid w:val="00463B64"/>
    <w:rsid w:val="00463ED7"/>
    <w:rsid w:val="0046400D"/>
    <w:rsid w:val="0046454F"/>
    <w:rsid w:val="00464574"/>
    <w:rsid w:val="004645C4"/>
    <w:rsid w:val="0046482C"/>
    <w:rsid w:val="00464B93"/>
    <w:rsid w:val="00464DD7"/>
    <w:rsid w:val="00465CC7"/>
    <w:rsid w:val="00465D1F"/>
    <w:rsid w:val="004662EA"/>
    <w:rsid w:val="0046799B"/>
    <w:rsid w:val="00471341"/>
    <w:rsid w:val="0047155F"/>
    <w:rsid w:val="0047218D"/>
    <w:rsid w:val="00473C7A"/>
    <w:rsid w:val="00473F28"/>
    <w:rsid w:val="00474B39"/>
    <w:rsid w:val="00475359"/>
    <w:rsid w:val="00475911"/>
    <w:rsid w:val="004763D2"/>
    <w:rsid w:val="00476426"/>
    <w:rsid w:val="0047647D"/>
    <w:rsid w:val="004764B0"/>
    <w:rsid w:val="00476E72"/>
    <w:rsid w:val="004772AB"/>
    <w:rsid w:val="00477486"/>
    <w:rsid w:val="00477516"/>
    <w:rsid w:val="0047774A"/>
    <w:rsid w:val="00480134"/>
    <w:rsid w:val="00480859"/>
    <w:rsid w:val="00480B71"/>
    <w:rsid w:val="00480CFF"/>
    <w:rsid w:val="00481421"/>
    <w:rsid w:val="00481968"/>
    <w:rsid w:val="00481DE0"/>
    <w:rsid w:val="00482A73"/>
    <w:rsid w:val="00482FB9"/>
    <w:rsid w:val="00483091"/>
    <w:rsid w:val="00483259"/>
    <w:rsid w:val="004838EA"/>
    <w:rsid w:val="00483C92"/>
    <w:rsid w:val="00483D33"/>
    <w:rsid w:val="0048423F"/>
    <w:rsid w:val="00484DA5"/>
    <w:rsid w:val="004851E6"/>
    <w:rsid w:val="00485A32"/>
    <w:rsid w:val="00487574"/>
    <w:rsid w:val="00487798"/>
    <w:rsid w:val="00487CB3"/>
    <w:rsid w:val="00490115"/>
    <w:rsid w:val="004901B3"/>
    <w:rsid w:val="004912E7"/>
    <w:rsid w:val="00491A6C"/>
    <w:rsid w:val="00492084"/>
    <w:rsid w:val="004929CD"/>
    <w:rsid w:val="00492BDA"/>
    <w:rsid w:val="0049316C"/>
    <w:rsid w:val="004931D9"/>
    <w:rsid w:val="0049359B"/>
    <w:rsid w:val="004939CA"/>
    <w:rsid w:val="00493DB9"/>
    <w:rsid w:val="0049493F"/>
    <w:rsid w:val="00495711"/>
    <w:rsid w:val="004962BE"/>
    <w:rsid w:val="0049683C"/>
    <w:rsid w:val="0049789A"/>
    <w:rsid w:val="00497ADF"/>
    <w:rsid w:val="004A08FF"/>
    <w:rsid w:val="004A0FB7"/>
    <w:rsid w:val="004A1B9F"/>
    <w:rsid w:val="004A1C2F"/>
    <w:rsid w:val="004A21D8"/>
    <w:rsid w:val="004A282A"/>
    <w:rsid w:val="004A29AF"/>
    <w:rsid w:val="004A399E"/>
    <w:rsid w:val="004A4024"/>
    <w:rsid w:val="004A424D"/>
    <w:rsid w:val="004A532A"/>
    <w:rsid w:val="004A67B8"/>
    <w:rsid w:val="004A7283"/>
    <w:rsid w:val="004A72B3"/>
    <w:rsid w:val="004A75F1"/>
    <w:rsid w:val="004A795E"/>
    <w:rsid w:val="004A7B2D"/>
    <w:rsid w:val="004A7B57"/>
    <w:rsid w:val="004A7F08"/>
    <w:rsid w:val="004B0389"/>
    <w:rsid w:val="004B065F"/>
    <w:rsid w:val="004B0699"/>
    <w:rsid w:val="004B09E2"/>
    <w:rsid w:val="004B0A74"/>
    <w:rsid w:val="004B0D84"/>
    <w:rsid w:val="004B0E76"/>
    <w:rsid w:val="004B162A"/>
    <w:rsid w:val="004B1B3D"/>
    <w:rsid w:val="004B1B59"/>
    <w:rsid w:val="004B1D23"/>
    <w:rsid w:val="004B2421"/>
    <w:rsid w:val="004B2CFD"/>
    <w:rsid w:val="004B3488"/>
    <w:rsid w:val="004B3C6D"/>
    <w:rsid w:val="004B3CE6"/>
    <w:rsid w:val="004B6206"/>
    <w:rsid w:val="004B6E42"/>
    <w:rsid w:val="004B77F5"/>
    <w:rsid w:val="004B7AD7"/>
    <w:rsid w:val="004B7B30"/>
    <w:rsid w:val="004C2E91"/>
    <w:rsid w:val="004C3914"/>
    <w:rsid w:val="004C3A07"/>
    <w:rsid w:val="004C3C17"/>
    <w:rsid w:val="004C4B0F"/>
    <w:rsid w:val="004C4E56"/>
    <w:rsid w:val="004C5BAC"/>
    <w:rsid w:val="004C69AC"/>
    <w:rsid w:val="004C712E"/>
    <w:rsid w:val="004C7333"/>
    <w:rsid w:val="004C7880"/>
    <w:rsid w:val="004C79AB"/>
    <w:rsid w:val="004D0197"/>
    <w:rsid w:val="004D0EDB"/>
    <w:rsid w:val="004D1021"/>
    <w:rsid w:val="004D17A1"/>
    <w:rsid w:val="004D187B"/>
    <w:rsid w:val="004D1C8F"/>
    <w:rsid w:val="004D1F5D"/>
    <w:rsid w:val="004D2285"/>
    <w:rsid w:val="004D234F"/>
    <w:rsid w:val="004D260D"/>
    <w:rsid w:val="004D26F0"/>
    <w:rsid w:val="004D2EE9"/>
    <w:rsid w:val="004D2F43"/>
    <w:rsid w:val="004D315B"/>
    <w:rsid w:val="004D3228"/>
    <w:rsid w:val="004D3B3D"/>
    <w:rsid w:val="004D47B2"/>
    <w:rsid w:val="004D5A88"/>
    <w:rsid w:val="004D63BE"/>
    <w:rsid w:val="004D6DA8"/>
    <w:rsid w:val="004D6F0E"/>
    <w:rsid w:val="004D7864"/>
    <w:rsid w:val="004D7F1A"/>
    <w:rsid w:val="004E03E6"/>
    <w:rsid w:val="004E0CAB"/>
    <w:rsid w:val="004E11D1"/>
    <w:rsid w:val="004E1BFD"/>
    <w:rsid w:val="004E2637"/>
    <w:rsid w:val="004E2688"/>
    <w:rsid w:val="004E284C"/>
    <w:rsid w:val="004E2B18"/>
    <w:rsid w:val="004E344C"/>
    <w:rsid w:val="004E41B8"/>
    <w:rsid w:val="004E484C"/>
    <w:rsid w:val="004E5198"/>
    <w:rsid w:val="004E583F"/>
    <w:rsid w:val="004E6640"/>
    <w:rsid w:val="004E6931"/>
    <w:rsid w:val="004E7954"/>
    <w:rsid w:val="004F0163"/>
    <w:rsid w:val="004F03EE"/>
    <w:rsid w:val="004F0ADE"/>
    <w:rsid w:val="004F1199"/>
    <w:rsid w:val="004F1438"/>
    <w:rsid w:val="004F1AB4"/>
    <w:rsid w:val="004F1D9F"/>
    <w:rsid w:val="004F291E"/>
    <w:rsid w:val="004F2C12"/>
    <w:rsid w:val="004F2EA5"/>
    <w:rsid w:val="004F37DB"/>
    <w:rsid w:val="004F3F1C"/>
    <w:rsid w:val="004F4070"/>
    <w:rsid w:val="004F41FE"/>
    <w:rsid w:val="004F649D"/>
    <w:rsid w:val="004F664B"/>
    <w:rsid w:val="004F673A"/>
    <w:rsid w:val="004F6902"/>
    <w:rsid w:val="004F6AF9"/>
    <w:rsid w:val="004F6EA7"/>
    <w:rsid w:val="004F77D0"/>
    <w:rsid w:val="004F77FB"/>
    <w:rsid w:val="004F7CE5"/>
    <w:rsid w:val="004F7E08"/>
    <w:rsid w:val="004F7F24"/>
    <w:rsid w:val="0050040A"/>
    <w:rsid w:val="0050045C"/>
    <w:rsid w:val="00500C34"/>
    <w:rsid w:val="00500F07"/>
    <w:rsid w:val="0050107B"/>
    <w:rsid w:val="005011AA"/>
    <w:rsid w:val="00502676"/>
    <w:rsid w:val="00502F06"/>
    <w:rsid w:val="0050336A"/>
    <w:rsid w:val="00504567"/>
    <w:rsid w:val="0050491F"/>
    <w:rsid w:val="00504CB6"/>
    <w:rsid w:val="00504FC2"/>
    <w:rsid w:val="0050514E"/>
    <w:rsid w:val="00505ABC"/>
    <w:rsid w:val="00505DB3"/>
    <w:rsid w:val="00505F90"/>
    <w:rsid w:val="00506743"/>
    <w:rsid w:val="005067AE"/>
    <w:rsid w:val="00510003"/>
    <w:rsid w:val="0051001E"/>
    <w:rsid w:val="0051093C"/>
    <w:rsid w:val="00510EAF"/>
    <w:rsid w:val="00510F98"/>
    <w:rsid w:val="0051270C"/>
    <w:rsid w:val="00512872"/>
    <w:rsid w:val="00512BE9"/>
    <w:rsid w:val="00512BEC"/>
    <w:rsid w:val="00512C19"/>
    <w:rsid w:val="00512D03"/>
    <w:rsid w:val="00513CE0"/>
    <w:rsid w:val="00514279"/>
    <w:rsid w:val="005146E9"/>
    <w:rsid w:val="005149FA"/>
    <w:rsid w:val="00514A05"/>
    <w:rsid w:val="00514D17"/>
    <w:rsid w:val="00514E83"/>
    <w:rsid w:val="005157DC"/>
    <w:rsid w:val="00515B19"/>
    <w:rsid w:val="00516BEB"/>
    <w:rsid w:val="00516D1E"/>
    <w:rsid w:val="00516F82"/>
    <w:rsid w:val="005201A1"/>
    <w:rsid w:val="0052033D"/>
    <w:rsid w:val="00520474"/>
    <w:rsid w:val="00520638"/>
    <w:rsid w:val="005207FA"/>
    <w:rsid w:val="00520D57"/>
    <w:rsid w:val="00520F25"/>
    <w:rsid w:val="00521121"/>
    <w:rsid w:val="005213B9"/>
    <w:rsid w:val="00521554"/>
    <w:rsid w:val="005217C9"/>
    <w:rsid w:val="005218F3"/>
    <w:rsid w:val="00521D44"/>
    <w:rsid w:val="00521F1E"/>
    <w:rsid w:val="00522C61"/>
    <w:rsid w:val="00523497"/>
    <w:rsid w:val="00523A35"/>
    <w:rsid w:val="005245D7"/>
    <w:rsid w:val="00524865"/>
    <w:rsid w:val="00525574"/>
    <w:rsid w:val="00526741"/>
    <w:rsid w:val="005267DB"/>
    <w:rsid w:val="005269EF"/>
    <w:rsid w:val="00526CB9"/>
    <w:rsid w:val="00527A45"/>
    <w:rsid w:val="00527D2E"/>
    <w:rsid w:val="00527E79"/>
    <w:rsid w:val="0053016F"/>
    <w:rsid w:val="005304A3"/>
    <w:rsid w:val="005304A7"/>
    <w:rsid w:val="005304AF"/>
    <w:rsid w:val="00530617"/>
    <w:rsid w:val="005307F5"/>
    <w:rsid w:val="00530ECB"/>
    <w:rsid w:val="0053114E"/>
    <w:rsid w:val="005314FD"/>
    <w:rsid w:val="00531B65"/>
    <w:rsid w:val="00531BD1"/>
    <w:rsid w:val="0053201C"/>
    <w:rsid w:val="00532B5B"/>
    <w:rsid w:val="005333BB"/>
    <w:rsid w:val="005334B2"/>
    <w:rsid w:val="005334FD"/>
    <w:rsid w:val="0053423E"/>
    <w:rsid w:val="00534424"/>
    <w:rsid w:val="005345EB"/>
    <w:rsid w:val="005346BF"/>
    <w:rsid w:val="00534C13"/>
    <w:rsid w:val="00534DAD"/>
    <w:rsid w:val="00535266"/>
    <w:rsid w:val="00535821"/>
    <w:rsid w:val="00535843"/>
    <w:rsid w:val="005364CA"/>
    <w:rsid w:val="00536631"/>
    <w:rsid w:val="005367EA"/>
    <w:rsid w:val="005408BC"/>
    <w:rsid w:val="005409C4"/>
    <w:rsid w:val="00540A17"/>
    <w:rsid w:val="00540FA7"/>
    <w:rsid w:val="00540FFA"/>
    <w:rsid w:val="00541BDE"/>
    <w:rsid w:val="00541C49"/>
    <w:rsid w:val="0054234B"/>
    <w:rsid w:val="005424F0"/>
    <w:rsid w:val="00542530"/>
    <w:rsid w:val="00543193"/>
    <w:rsid w:val="005432FC"/>
    <w:rsid w:val="00543A67"/>
    <w:rsid w:val="0054432A"/>
    <w:rsid w:val="00544865"/>
    <w:rsid w:val="00544C70"/>
    <w:rsid w:val="00544FC4"/>
    <w:rsid w:val="0054506B"/>
    <w:rsid w:val="005451EC"/>
    <w:rsid w:val="005452A7"/>
    <w:rsid w:val="0054614B"/>
    <w:rsid w:val="0054617F"/>
    <w:rsid w:val="00546359"/>
    <w:rsid w:val="00546CFB"/>
    <w:rsid w:val="00546D3A"/>
    <w:rsid w:val="0054773F"/>
    <w:rsid w:val="00547E62"/>
    <w:rsid w:val="00547EB3"/>
    <w:rsid w:val="00547FA4"/>
    <w:rsid w:val="005514ED"/>
    <w:rsid w:val="005524BF"/>
    <w:rsid w:val="005524DD"/>
    <w:rsid w:val="00552C5D"/>
    <w:rsid w:val="00552E3B"/>
    <w:rsid w:val="0055300D"/>
    <w:rsid w:val="0055311B"/>
    <w:rsid w:val="005533AF"/>
    <w:rsid w:val="005538F7"/>
    <w:rsid w:val="00554F64"/>
    <w:rsid w:val="005564E6"/>
    <w:rsid w:val="00556B34"/>
    <w:rsid w:val="00560425"/>
    <w:rsid w:val="00561059"/>
    <w:rsid w:val="00562389"/>
    <w:rsid w:val="005624EC"/>
    <w:rsid w:val="005626A1"/>
    <w:rsid w:val="00563E37"/>
    <w:rsid w:val="00564014"/>
    <w:rsid w:val="00564740"/>
    <w:rsid w:val="0056539C"/>
    <w:rsid w:val="005663E1"/>
    <w:rsid w:val="00566C5E"/>
    <w:rsid w:val="00567BF8"/>
    <w:rsid w:val="00567DF2"/>
    <w:rsid w:val="005701AD"/>
    <w:rsid w:val="00570FAA"/>
    <w:rsid w:val="005719A9"/>
    <w:rsid w:val="005719E3"/>
    <w:rsid w:val="00571BE8"/>
    <w:rsid w:val="00571D32"/>
    <w:rsid w:val="00573D67"/>
    <w:rsid w:val="005743AE"/>
    <w:rsid w:val="00574975"/>
    <w:rsid w:val="00574B04"/>
    <w:rsid w:val="00574D8A"/>
    <w:rsid w:val="00575098"/>
    <w:rsid w:val="00575D3F"/>
    <w:rsid w:val="00575E70"/>
    <w:rsid w:val="00576A8C"/>
    <w:rsid w:val="00577590"/>
    <w:rsid w:val="005802C8"/>
    <w:rsid w:val="005809D2"/>
    <w:rsid w:val="005816CF"/>
    <w:rsid w:val="00581989"/>
    <w:rsid w:val="00582DC2"/>
    <w:rsid w:val="00582E64"/>
    <w:rsid w:val="0058315E"/>
    <w:rsid w:val="00583FDF"/>
    <w:rsid w:val="00584011"/>
    <w:rsid w:val="005842E6"/>
    <w:rsid w:val="00584469"/>
    <w:rsid w:val="00584B8A"/>
    <w:rsid w:val="00584C9A"/>
    <w:rsid w:val="005851C8"/>
    <w:rsid w:val="00585345"/>
    <w:rsid w:val="00585A98"/>
    <w:rsid w:val="00585E53"/>
    <w:rsid w:val="00585E83"/>
    <w:rsid w:val="005861A1"/>
    <w:rsid w:val="005867F4"/>
    <w:rsid w:val="00586FCE"/>
    <w:rsid w:val="0058709F"/>
    <w:rsid w:val="00587892"/>
    <w:rsid w:val="0058791A"/>
    <w:rsid w:val="00587DF1"/>
    <w:rsid w:val="00590890"/>
    <w:rsid w:val="00590F6D"/>
    <w:rsid w:val="005911FE"/>
    <w:rsid w:val="005915EE"/>
    <w:rsid w:val="00592578"/>
    <w:rsid w:val="00592762"/>
    <w:rsid w:val="00592E28"/>
    <w:rsid w:val="00593B5F"/>
    <w:rsid w:val="00594312"/>
    <w:rsid w:val="00594BC6"/>
    <w:rsid w:val="00595594"/>
    <w:rsid w:val="00595ACD"/>
    <w:rsid w:val="00595D96"/>
    <w:rsid w:val="0059629E"/>
    <w:rsid w:val="00597713"/>
    <w:rsid w:val="00597970"/>
    <w:rsid w:val="00597AE4"/>
    <w:rsid w:val="005A0824"/>
    <w:rsid w:val="005A0826"/>
    <w:rsid w:val="005A0A88"/>
    <w:rsid w:val="005A0C6C"/>
    <w:rsid w:val="005A1DD7"/>
    <w:rsid w:val="005A236B"/>
    <w:rsid w:val="005A277F"/>
    <w:rsid w:val="005A2856"/>
    <w:rsid w:val="005A2995"/>
    <w:rsid w:val="005A2CE8"/>
    <w:rsid w:val="005A36E8"/>
    <w:rsid w:val="005A3C37"/>
    <w:rsid w:val="005A3FBF"/>
    <w:rsid w:val="005A4520"/>
    <w:rsid w:val="005A4844"/>
    <w:rsid w:val="005A556A"/>
    <w:rsid w:val="005A58A3"/>
    <w:rsid w:val="005A5FA8"/>
    <w:rsid w:val="005A638C"/>
    <w:rsid w:val="005A6DE6"/>
    <w:rsid w:val="005A72F6"/>
    <w:rsid w:val="005A75D3"/>
    <w:rsid w:val="005B034C"/>
    <w:rsid w:val="005B089D"/>
    <w:rsid w:val="005B16D7"/>
    <w:rsid w:val="005B1C1B"/>
    <w:rsid w:val="005B1DC4"/>
    <w:rsid w:val="005B29CB"/>
    <w:rsid w:val="005B3453"/>
    <w:rsid w:val="005B3723"/>
    <w:rsid w:val="005B386D"/>
    <w:rsid w:val="005B3B2A"/>
    <w:rsid w:val="005B3E13"/>
    <w:rsid w:val="005B4020"/>
    <w:rsid w:val="005B4458"/>
    <w:rsid w:val="005B475A"/>
    <w:rsid w:val="005B4825"/>
    <w:rsid w:val="005B5286"/>
    <w:rsid w:val="005B529B"/>
    <w:rsid w:val="005B5F26"/>
    <w:rsid w:val="005B610F"/>
    <w:rsid w:val="005B64AE"/>
    <w:rsid w:val="005B6CAC"/>
    <w:rsid w:val="005B6D2F"/>
    <w:rsid w:val="005B78FE"/>
    <w:rsid w:val="005C0B33"/>
    <w:rsid w:val="005C0C5E"/>
    <w:rsid w:val="005C11AD"/>
    <w:rsid w:val="005C1454"/>
    <w:rsid w:val="005C1BE3"/>
    <w:rsid w:val="005C210F"/>
    <w:rsid w:val="005C231B"/>
    <w:rsid w:val="005C2492"/>
    <w:rsid w:val="005C29B3"/>
    <w:rsid w:val="005C2DB4"/>
    <w:rsid w:val="005C378E"/>
    <w:rsid w:val="005C3FED"/>
    <w:rsid w:val="005C4014"/>
    <w:rsid w:val="005C4A2B"/>
    <w:rsid w:val="005C5619"/>
    <w:rsid w:val="005C5B64"/>
    <w:rsid w:val="005C66CA"/>
    <w:rsid w:val="005C6739"/>
    <w:rsid w:val="005C6DFF"/>
    <w:rsid w:val="005C722C"/>
    <w:rsid w:val="005C7296"/>
    <w:rsid w:val="005D035F"/>
    <w:rsid w:val="005D0369"/>
    <w:rsid w:val="005D0B62"/>
    <w:rsid w:val="005D125C"/>
    <w:rsid w:val="005D1CEE"/>
    <w:rsid w:val="005D1D6E"/>
    <w:rsid w:val="005D2863"/>
    <w:rsid w:val="005D2952"/>
    <w:rsid w:val="005D2C70"/>
    <w:rsid w:val="005D3914"/>
    <w:rsid w:val="005D3B03"/>
    <w:rsid w:val="005D3D3C"/>
    <w:rsid w:val="005D3D4C"/>
    <w:rsid w:val="005D4164"/>
    <w:rsid w:val="005D4B27"/>
    <w:rsid w:val="005D4FCE"/>
    <w:rsid w:val="005D5056"/>
    <w:rsid w:val="005D5885"/>
    <w:rsid w:val="005D5D8E"/>
    <w:rsid w:val="005D6B9C"/>
    <w:rsid w:val="005E0ADB"/>
    <w:rsid w:val="005E334F"/>
    <w:rsid w:val="005E337B"/>
    <w:rsid w:val="005E3DF7"/>
    <w:rsid w:val="005E40BC"/>
    <w:rsid w:val="005E42A6"/>
    <w:rsid w:val="005E5001"/>
    <w:rsid w:val="005E5352"/>
    <w:rsid w:val="005E7322"/>
    <w:rsid w:val="005E7478"/>
    <w:rsid w:val="005E7920"/>
    <w:rsid w:val="005F19DA"/>
    <w:rsid w:val="005F1A3B"/>
    <w:rsid w:val="005F1CAA"/>
    <w:rsid w:val="005F29D9"/>
    <w:rsid w:val="005F33ED"/>
    <w:rsid w:val="005F378E"/>
    <w:rsid w:val="005F38FD"/>
    <w:rsid w:val="005F3EAB"/>
    <w:rsid w:val="005F4307"/>
    <w:rsid w:val="005F7209"/>
    <w:rsid w:val="005F79EE"/>
    <w:rsid w:val="005F7A23"/>
    <w:rsid w:val="00600842"/>
    <w:rsid w:val="00601FE6"/>
    <w:rsid w:val="00602D44"/>
    <w:rsid w:val="00602F34"/>
    <w:rsid w:val="0060397A"/>
    <w:rsid w:val="006043DC"/>
    <w:rsid w:val="00604564"/>
    <w:rsid w:val="00604C0F"/>
    <w:rsid w:val="006053C8"/>
    <w:rsid w:val="006053F9"/>
    <w:rsid w:val="00605486"/>
    <w:rsid w:val="00605761"/>
    <w:rsid w:val="00606214"/>
    <w:rsid w:val="00606D82"/>
    <w:rsid w:val="00606DBB"/>
    <w:rsid w:val="00606FD5"/>
    <w:rsid w:val="00607666"/>
    <w:rsid w:val="0061163C"/>
    <w:rsid w:val="006120B8"/>
    <w:rsid w:val="006133E6"/>
    <w:rsid w:val="0061499E"/>
    <w:rsid w:val="006154C2"/>
    <w:rsid w:val="00615768"/>
    <w:rsid w:val="0061581D"/>
    <w:rsid w:val="00615D71"/>
    <w:rsid w:val="00617706"/>
    <w:rsid w:val="00617E21"/>
    <w:rsid w:val="00620116"/>
    <w:rsid w:val="00620B89"/>
    <w:rsid w:val="00621880"/>
    <w:rsid w:val="006218DE"/>
    <w:rsid w:val="00621B4C"/>
    <w:rsid w:val="00621C1F"/>
    <w:rsid w:val="00622027"/>
    <w:rsid w:val="006221B0"/>
    <w:rsid w:val="00622258"/>
    <w:rsid w:val="0062271E"/>
    <w:rsid w:val="00622AF1"/>
    <w:rsid w:val="00622FD4"/>
    <w:rsid w:val="0062483A"/>
    <w:rsid w:val="00624F74"/>
    <w:rsid w:val="00626765"/>
    <w:rsid w:val="006269B9"/>
    <w:rsid w:val="00627521"/>
    <w:rsid w:val="0063049D"/>
    <w:rsid w:val="00630F48"/>
    <w:rsid w:val="00630FF0"/>
    <w:rsid w:val="0063124F"/>
    <w:rsid w:val="00632105"/>
    <w:rsid w:val="006328D7"/>
    <w:rsid w:val="00632ADC"/>
    <w:rsid w:val="0063326F"/>
    <w:rsid w:val="00634BB7"/>
    <w:rsid w:val="00634C2D"/>
    <w:rsid w:val="00634EBF"/>
    <w:rsid w:val="006354C2"/>
    <w:rsid w:val="006358FA"/>
    <w:rsid w:val="0063621A"/>
    <w:rsid w:val="00640710"/>
    <w:rsid w:val="00641AF7"/>
    <w:rsid w:val="00642436"/>
    <w:rsid w:val="00642A33"/>
    <w:rsid w:val="00642EC3"/>
    <w:rsid w:val="006438DE"/>
    <w:rsid w:val="00643C54"/>
    <w:rsid w:val="00644940"/>
    <w:rsid w:val="006449E4"/>
    <w:rsid w:val="00645108"/>
    <w:rsid w:val="0064558E"/>
    <w:rsid w:val="00646777"/>
    <w:rsid w:val="00646844"/>
    <w:rsid w:val="00650419"/>
    <w:rsid w:val="006517A3"/>
    <w:rsid w:val="00651FBA"/>
    <w:rsid w:val="00652A27"/>
    <w:rsid w:val="00652BE3"/>
    <w:rsid w:val="00652EE4"/>
    <w:rsid w:val="00653720"/>
    <w:rsid w:val="00653BF4"/>
    <w:rsid w:val="00653DCD"/>
    <w:rsid w:val="00653EF8"/>
    <w:rsid w:val="006541C3"/>
    <w:rsid w:val="00654BDC"/>
    <w:rsid w:val="006558B0"/>
    <w:rsid w:val="006558DC"/>
    <w:rsid w:val="00656C0D"/>
    <w:rsid w:val="0065732B"/>
    <w:rsid w:val="006574D6"/>
    <w:rsid w:val="00657514"/>
    <w:rsid w:val="006601F1"/>
    <w:rsid w:val="00660812"/>
    <w:rsid w:val="006609FE"/>
    <w:rsid w:val="006610BB"/>
    <w:rsid w:val="00661682"/>
    <w:rsid w:val="00662AFD"/>
    <w:rsid w:val="00663230"/>
    <w:rsid w:val="006636E2"/>
    <w:rsid w:val="0066431D"/>
    <w:rsid w:val="00664B21"/>
    <w:rsid w:val="00664DF5"/>
    <w:rsid w:val="0066547D"/>
    <w:rsid w:val="00665678"/>
    <w:rsid w:val="00665C86"/>
    <w:rsid w:val="00665DCB"/>
    <w:rsid w:val="00665F5F"/>
    <w:rsid w:val="00666188"/>
    <w:rsid w:val="0066634C"/>
    <w:rsid w:val="00666404"/>
    <w:rsid w:val="00666A93"/>
    <w:rsid w:val="00667529"/>
    <w:rsid w:val="0066758C"/>
    <w:rsid w:val="00667E50"/>
    <w:rsid w:val="006701EB"/>
    <w:rsid w:val="0067025D"/>
    <w:rsid w:val="00670288"/>
    <w:rsid w:val="006705FA"/>
    <w:rsid w:val="006707BF"/>
    <w:rsid w:val="006711EE"/>
    <w:rsid w:val="0067148A"/>
    <w:rsid w:val="0067265C"/>
    <w:rsid w:val="0067291E"/>
    <w:rsid w:val="00672E85"/>
    <w:rsid w:val="00672FF3"/>
    <w:rsid w:val="00673362"/>
    <w:rsid w:val="00673844"/>
    <w:rsid w:val="00673A1D"/>
    <w:rsid w:val="00674A0C"/>
    <w:rsid w:val="00674AAE"/>
    <w:rsid w:val="00674AF0"/>
    <w:rsid w:val="00675097"/>
    <w:rsid w:val="0067555D"/>
    <w:rsid w:val="006757E6"/>
    <w:rsid w:val="00675DAD"/>
    <w:rsid w:val="00676976"/>
    <w:rsid w:val="00676E31"/>
    <w:rsid w:val="006773AD"/>
    <w:rsid w:val="00677686"/>
    <w:rsid w:val="006778E2"/>
    <w:rsid w:val="006779E7"/>
    <w:rsid w:val="0067AE4B"/>
    <w:rsid w:val="00680793"/>
    <w:rsid w:val="006829FE"/>
    <w:rsid w:val="00682E50"/>
    <w:rsid w:val="00682F7E"/>
    <w:rsid w:val="00683DC6"/>
    <w:rsid w:val="00685111"/>
    <w:rsid w:val="006851E7"/>
    <w:rsid w:val="00685F49"/>
    <w:rsid w:val="0068632C"/>
    <w:rsid w:val="00686605"/>
    <w:rsid w:val="0068698D"/>
    <w:rsid w:val="006869B8"/>
    <w:rsid w:val="00686A51"/>
    <w:rsid w:val="006871E6"/>
    <w:rsid w:val="006874DC"/>
    <w:rsid w:val="006879D6"/>
    <w:rsid w:val="00687C00"/>
    <w:rsid w:val="00687D56"/>
    <w:rsid w:val="00690046"/>
    <w:rsid w:val="00690112"/>
    <w:rsid w:val="00690CCA"/>
    <w:rsid w:val="00691F2E"/>
    <w:rsid w:val="006920FD"/>
    <w:rsid w:val="006923AE"/>
    <w:rsid w:val="0069259A"/>
    <w:rsid w:val="0069284C"/>
    <w:rsid w:val="00692A5B"/>
    <w:rsid w:val="00692AE5"/>
    <w:rsid w:val="00692AF0"/>
    <w:rsid w:val="00692C2D"/>
    <w:rsid w:val="006931F8"/>
    <w:rsid w:val="00693861"/>
    <w:rsid w:val="00694FF5"/>
    <w:rsid w:val="006953E4"/>
    <w:rsid w:val="00696011"/>
    <w:rsid w:val="0069694A"/>
    <w:rsid w:val="00696C0A"/>
    <w:rsid w:val="006A0156"/>
    <w:rsid w:val="006A020D"/>
    <w:rsid w:val="006A0218"/>
    <w:rsid w:val="006A0A5F"/>
    <w:rsid w:val="006A0A65"/>
    <w:rsid w:val="006A1446"/>
    <w:rsid w:val="006A1C07"/>
    <w:rsid w:val="006A1D23"/>
    <w:rsid w:val="006A1D62"/>
    <w:rsid w:val="006A1F1A"/>
    <w:rsid w:val="006A2629"/>
    <w:rsid w:val="006A29F0"/>
    <w:rsid w:val="006A29F5"/>
    <w:rsid w:val="006A2C03"/>
    <w:rsid w:val="006A2C2D"/>
    <w:rsid w:val="006A309A"/>
    <w:rsid w:val="006A3AE1"/>
    <w:rsid w:val="006A4816"/>
    <w:rsid w:val="006A5C6D"/>
    <w:rsid w:val="006A7056"/>
    <w:rsid w:val="006A719C"/>
    <w:rsid w:val="006A7A6A"/>
    <w:rsid w:val="006B0372"/>
    <w:rsid w:val="006B0BE3"/>
    <w:rsid w:val="006B22B2"/>
    <w:rsid w:val="006B2A98"/>
    <w:rsid w:val="006B2D30"/>
    <w:rsid w:val="006B3064"/>
    <w:rsid w:val="006B30EB"/>
    <w:rsid w:val="006B3AB6"/>
    <w:rsid w:val="006B3B59"/>
    <w:rsid w:val="006B5067"/>
    <w:rsid w:val="006B5B17"/>
    <w:rsid w:val="006B5D3F"/>
    <w:rsid w:val="006B6485"/>
    <w:rsid w:val="006B7797"/>
    <w:rsid w:val="006B7C71"/>
    <w:rsid w:val="006C024A"/>
    <w:rsid w:val="006C037C"/>
    <w:rsid w:val="006C0675"/>
    <w:rsid w:val="006C0B38"/>
    <w:rsid w:val="006C0E69"/>
    <w:rsid w:val="006C1111"/>
    <w:rsid w:val="006C1152"/>
    <w:rsid w:val="006C11FF"/>
    <w:rsid w:val="006C1590"/>
    <w:rsid w:val="006C1926"/>
    <w:rsid w:val="006C1C11"/>
    <w:rsid w:val="006C1C69"/>
    <w:rsid w:val="006C1D01"/>
    <w:rsid w:val="006C20D9"/>
    <w:rsid w:val="006C24FC"/>
    <w:rsid w:val="006C29EE"/>
    <w:rsid w:val="006C2F28"/>
    <w:rsid w:val="006C379A"/>
    <w:rsid w:val="006C39CC"/>
    <w:rsid w:val="006C3D28"/>
    <w:rsid w:val="006C3F00"/>
    <w:rsid w:val="006C496F"/>
    <w:rsid w:val="006C4D1B"/>
    <w:rsid w:val="006C51A9"/>
    <w:rsid w:val="006C5350"/>
    <w:rsid w:val="006C5AB3"/>
    <w:rsid w:val="006C5CCE"/>
    <w:rsid w:val="006C6961"/>
    <w:rsid w:val="006C709A"/>
    <w:rsid w:val="006C7441"/>
    <w:rsid w:val="006C7C43"/>
    <w:rsid w:val="006D0754"/>
    <w:rsid w:val="006D0FD0"/>
    <w:rsid w:val="006D1172"/>
    <w:rsid w:val="006D1840"/>
    <w:rsid w:val="006D1C77"/>
    <w:rsid w:val="006D1D9A"/>
    <w:rsid w:val="006D2BB4"/>
    <w:rsid w:val="006D2FDF"/>
    <w:rsid w:val="006D3056"/>
    <w:rsid w:val="006D39B1"/>
    <w:rsid w:val="006D39E1"/>
    <w:rsid w:val="006D44EC"/>
    <w:rsid w:val="006D4C6C"/>
    <w:rsid w:val="006D5465"/>
    <w:rsid w:val="006D5D01"/>
    <w:rsid w:val="006D5ED8"/>
    <w:rsid w:val="006D6B42"/>
    <w:rsid w:val="006D7C34"/>
    <w:rsid w:val="006D7DE2"/>
    <w:rsid w:val="006E0612"/>
    <w:rsid w:val="006E0CB6"/>
    <w:rsid w:val="006E1232"/>
    <w:rsid w:val="006E1371"/>
    <w:rsid w:val="006E13D1"/>
    <w:rsid w:val="006E1624"/>
    <w:rsid w:val="006E19FB"/>
    <w:rsid w:val="006E1C23"/>
    <w:rsid w:val="006E2118"/>
    <w:rsid w:val="006E31B3"/>
    <w:rsid w:val="006E3DDD"/>
    <w:rsid w:val="006E46BF"/>
    <w:rsid w:val="006E4876"/>
    <w:rsid w:val="006E4D9A"/>
    <w:rsid w:val="006E4F11"/>
    <w:rsid w:val="006E5291"/>
    <w:rsid w:val="006E52B1"/>
    <w:rsid w:val="006E5824"/>
    <w:rsid w:val="006E5A68"/>
    <w:rsid w:val="006E5DC3"/>
    <w:rsid w:val="006E61B4"/>
    <w:rsid w:val="006E6D25"/>
    <w:rsid w:val="006E6FB9"/>
    <w:rsid w:val="006E77B5"/>
    <w:rsid w:val="006E7B14"/>
    <w:rsid w:val="006E7C1A"/>
    <w:rsid w:val="006E7F2D"/>
    <w:rsid w:val="006F0330"/>
    <w:rsid w:val="006F091E"/>
    <w:rsid w:val="006F0A7D"/>
    <w:rsid w:val="006F12E5"/>
    <w:rsid w:val="006F1871"/>
    <w:rsid w:val="006F22C1"/>
    <w:rsid w:val="006F24AE"/>
    <w:rsid w:val="006F24C0"/>
    <w:rsid w:val="006F2DE0"/>
    <w:rsid w:val="006F3B27"/>
    <w:rsid w:val="006F432D"/>
    <w:rsid w:val="006F49D6"/>
    <w:rsid w:val="006F52A5"/>
    <w:rsid w:val="006F5F38"/>
    <w:rsid w:val="006F6810"/>
    <w:rsid w:val="006F6D09"/>
    <w:rsid w:val="006F7112"/>
    <w:rsid w:val="006F7764"/>
    <w:rsid w:val="006F78C9"/>
    <w:rsid w:val="00700E49"/>
    <w:rsid w:val="00701517"/>
    <w:rsid w:val="0070152D"/>
    <w:rsid w:val="00701772"/>
    <w:rsid w:val="00701C9A"/>
    <w:rsid w:val="007026EE"/>
    <w:rsid w:val="0070274C"/>
    <w:rsid w:val="00702A11"/>
    <w:rsid w:val="00703203"/>
    <w:rsid w:val="00703AE6"/>
    <w:rsid w:val="00704468"/>
    <w:rsid w:val="00704A0C"/>
    <w:rsid w:val="0070530A"/>
    <w:rsid w:val="0070551B"/>
    <w:rsid w:val="007057D4"/>
    <w:rsid w:val="00705C2E"/>
    <w:rsid w:val="00705EBD"/>
    <w:rsid w:val="00706541"/>
    <w:rsid w:val="007066B4"/>
    <w:rsid w:val="00706A1A"/>
    <w:rsid w:val="00707079"/>
    <w:rsid w:val="0070754F"/>
    <w:rsid w:val="007077F8"/>
    <w:rsid w:val="00707981"/>
    <w:rsid w:val="00707F65"/>
    <w:rsid w:val="00710101"/>
    <w:rsid w:val="007103EB"/>
    <w:rsid w:val="00711158"/>
    <w:rsid w:val="0071187D"/>
    <w:rsid w:val="0071249C"/>
    <w:rsid w:val="00713062"/>
    <w:rsid w:val="007130CE"/>
    <w:rsid w:val="007130EF"/>
    <w:rsid w:val="00713A5C"/>
    <w:rsid w:val="00713A66"/>
    <w:rsid w:val="00713B62"/>
    <w:rsid w:val="00714225"/>
    <w:rsid w:val="00714F16"/>
    <w:rsid w:val="00715182"/>
    <w:rsid w:val="00716349"/>
    <w:rsid w:val="0071699E"/>
    <w:rsid w:val="00717B1F"/>
    <w:rsid w:val="00717FE4"/>
    <w:rsid w:val="007203B3"/>
    <w:rsid w:val="00720AD9"/>
    <w:rsid w:val="00720F0D"/>
    <w:rsid w:val="00721737"/>
    <w:rsid w:val="00722553"/>
    <w:rsid w:val="00722B01"/>
    <w:rsid w:val="00722E0C"/>
    <w:rsid w:val="0072304E"/>
    <w:rsid w:val="00723135"/>
    <w:rsid w:val="0072317A"/>
    <w:rsid w:val="00723E07"/>
    <w:rsid w:val="0072457D"/>
    <w:rsid w:val="00724BDB"/>
    <w:rsid w:val="0072515D"/>
    <w:rsid w:val="0072548C"/>
    <w:rsid w:val="00725ED8"/>
    <w:rsid w:val="00727085"/>
    <w:rsid w:val="00727147"/>
    <w:rsid w:val="0072789B"/>
    <w:rsid w:val="00727C90"/>
    <w:rsid w:val="00731A0D"/>
    <w:rsid w:val="00731A9C"/>
    <w:rsid w:val="00732370"/>
    <w:rsid w:val="00732BD3"/>
    <w:rsid w:val="00732C02"/>
    <w:rsid w:val="00733002"/>
    <w:rsid w:val="007330CB"/>
    <w:rsid w:val="007345B8"/>
    <w:rsid w:val="00734DE7"/>
    <w:rsid w:val="00735281"/>
    <w:rsid w:val="007358AB"/>
    <w:rsid w:val="00736E22"/>
    <w:rsid w:val="0074003C"/>
    <w:rsid w:val="0074013C"/>
    <w:rsid w:val="007403A1"/>
    <w:rsid w:val="007405CC"/>
    <w:rsid w:val="0074079F"/>
    <w:rsid w:val="007409C0"/>
    <w:rsid w:val="00740A8B"/>
    <w:rsid w:val="00740DB1"/>
    <w:rsid w:val="00740DF3"/>
    <w:rsid w:val="00740F9F"/>
    <w:rsid w:val="00741AB8"/>
    <w:rsid w:val="0074259E"/>
    <w:rsid w:val="00742867"/>
    <w:rsid w:val="007443F8"/>
    <w:rsid w:val="00744627"/>
    <w:rsid w:val="00744A84"/>
    <w:rsid w:val="00744F09"/>
    <w:rsid w:val="00745219"/>
    <w:rsid w:val="00745AC3"/>
    <w:rsid w:val="007464ED"/>
    <w:rsid w:val="0074672D"/>
    <w:rsid w:val="00747150"/>
    <w:rsid w:val="00747683"/>
    <w:rsid w:val="007476CE"/>
    <w:rsid w:val="00747BEC"/>
    <w:rsid w:val="00747EF4"/>
    <w:rsid w:val="00747F47"/>
    <w:rsid w:val="00750199"/>
    <w:rsid w:val="00750F62"/>
    <w:rsid w:val="0075114F"/>
    <w:rsid w:val="00751378"/>
    <w:rsid w:val="007523CC"/>
    <w:rsid w:val="007523D3"/>
    <w:rsid w:val="00752DF3"/>
    <w:rsid w:val="00753023"/>
    <w:rsid w:val="007536F6"/>
    <w:rsid w:val="0075375B"/>
    <w:rsid w:val="00753E24"/>
    <w:rsid w:val="00753FA1"/>
    <w:rsid w:val="00754E78"/>
    <w:rsid w:val="00756588"/>
    <w:rsid w:val="00756B8C"/>
    <w:rsid w:val="0075702F"/>
    <w:rsid w:val="007573B4"/>
    <w:rsid w:val="00757446"/>
    <w:rsid w:val="00757E48"/>
    <w:rsid w:val="007603D7"/>
    <w:rsid w:val="00760BD7"/>
    <w:rsid w:val="007612E8"/>
    <w:rsid w:val="007613D9"/>
    <w:rsid w:val="0076157C"/>
    <w:rsid w:val="00761652"/>
    <w:rsid w:val="00761919"/>
    <w:rsid w:val="00761B4A"/>
    <w:rsid w:val="0076209B"/>
    <w:rsid w:val="0076387A"/>
    <w:rsid w:val="0076460C"/>
    <w:rsid w:val="00764F09"/>
    <w:rsid w:val="00764FA4"/>
    <w:rsid w:val="00765282"/>
    <w:rsid w:val="007657D1"/>
    <w:rsid w:val="0076585C"/>
    <w:rsid w:val="007659FB"/>
    <w:rsid w:val="00765EFE"/>
    <w:rsid w:val="00765F0A"/>
    <w:rsid w:val="00766416"/>
    <w:rsid w:val="0076653F"/>
    <w:rsid w:val="00767387"/>
    <w:rsid w:val="00767845"/>
    <w:rsid w:val="00767BFF"/>
    <w:rsid w:val="00767D3A"/>
    <w:rsid w:val="00767DE5"/>
    <w:rsid w:val="007704DE"/>
    <w:rsid w:val="00770736"/>
    <w:rsid w:val="0077091E"/>
    <w:rsid w:val="00770BD3"/>
    <w:rsid w:val="0077103F"/>
    <w:rsid w:val="0077186B"/>
    <w:rsid w:val="00771C74"/>
    <w:rsid w:val="007720F4"/>
    <w:rsid w:val="00772616"/>
    <w:rsid w:val="00772C20"/>
    <w:rsid w:val="00773F5F"/>
    <w:rsid w:val="00774B2A"/>
    <w:rsid w:val="00775276"/>
    <w:rsid w:val="007753B0"/>
    <w:rsid w:val="007767B1"/>
    <w:rsid w:val="007767BA"/>
    <w:rsid w:val="00776D21"/>
    <w:rsid w:val="00777199"/>
    <w:rsid w:val="00777DED"/>
    <w:rsid w:val="00780389"/>
    <w:rsid w:val="007803DB"/>
    <w:rsid w:val="00780D26"/>
    <w:rsid w:val="007813C4"/>
    <w:rsid w:val="00781486"/>
    <w:rsid w:val="00782504"/>
    <w:rsid w:val="007828C5"/>
    <w:rsid w:val="00782D80"/>
    <w:rsid w:val="0078325E"/>
    <w:rsid w:val="00784402"/>
    <w:rsid w:val="00784559"/>
    <w:rsid w:val="00784668"/>
    <w:rsid w:val="00784B6F"/>
    <w:rsid w:val="00784B85"/>
    <w:rsid w:val="0078500C"/>
    <w:rsid w:val="00785035"/>
    <w:rsid w:val="007852A8"/>
    <w:rsid w:val="007863D0"/>
    <w:rsid w:val="00786C7F"/>
    <w:rsid w:val="007872D7"/>
    <w:rsid w:val="007902AC"/>
    <w:rsid w:val="007906A4"/>
    <w:rsid w:val="00790BE6"/>
    <w:rsid w:val="00791341"/>
    <w:rsid w:val="0079152E"/>
    <w:rsid w:val="007921C2"/>
    <w:rsid w:val="00792BA2"/>
    <w:rsid w:val="0079426B"/>
    <w:rsid w:val="00795B80"/>
    <w:rsid w:val="00795D5C"/>
    <w:rsid w:val="00796E5F"/>
    <w:rsid w:val="00797770"/>
    <w:rsid w:val="00797F7B"/>
    <w:rsid w:val="007A0829"/>
    <w:rsid w:val="007A0B37"/>
    <w:rsid w:val="007A1905"/>
    <w:rsid w:val="007A2015"/>
    <w:rsid w:val="007A2296"/>
    <w:rsid w:val="007A2CBA"/>
    <w:rsid w:val="007A2DA9"/>
    <w:rsid w:val="007A2ED4"/>
    <w:rsid w:val="007A35BA"/>
    <w:rsid w:val="007A3921"/>
    <w:rsid w:val="007A3A4C"/>
    <w:rsid w:val="007A51F9"/>
    <w:rsid w:val="007A62A3"/>
    <w:rsid w:val="007A66D6"/>
    <w:rsid w:val="007A6D6D"/>
    <w:rsid w:val="007A71D8"/>
    <w:rsid w:val="007A73A8"/>
    <w:rsid w:val="007A76BC"/>
    <w:rsid w:val="007A77C3"/>
    <w:rsid w:val="007A789A"/>
    <w:rsid w:val="007A7F43"/>
    <w:rsid w:val="007B009E"/>
    <w:rsid w:val="007B00A0"/>
    <w:rsid w:val="007B02EC"/>
    <w:rsid w:val="007B0332"/>
    <w:rsid w:val="007B244F"/>
    <w:rsid w:val="007B2F54"/>
    <w:rsid w:val="007B34B8"/>
    <w:rsid w:val="007B3C53"/>
    <w:rsid w:val="007B3C84"/>
    <w:rsid w:val="007B5B72"/>
    <w:rsid w:val="007B6452"/>
    <w:rsid w:val="007B794A"/>
    <w:rsid w:val="007B7AC9"/>
    <w:rsid w:val="007B7BA9"/>
    <w:rsid w:val="007B7C3E"/>
    <w:rsid w:val="007C038C"/>
    <w:rsid w:val="007C0828"/>
    <w:rsid w:val="007C0BE4"/>
    <w:rsid w:val="007C0DC8"/>
    <w:rsid w:val="007C118A"/>
    <w:rsid w:val="007C1F3D"/>
    <w:rsid w:val="007C210C"/>
    <w:rsid w:val="007C27A6"/>
    <w:rsid w:val="007C3625"/>
    <w:rsid w:val="007C3986"/>
    <w:rsid w:val="007C3D35"/>
    <w:rsid w:val="007C47A5"/>
    <w:rsid w:val="007C4AF0"/>
    <w:rsid w:val="007C4D35"/>
    <w:rsid w:val="007C6758"/>
    <w:rsid w:val="007C6B62"/>
    <w:rsid w:val="007C6FFD"/>
    <w:rsid w:val="007C7381"/>
    <w:rsid w:val="007C73B6"/>
    <w:rsid w:val="007C756E"/>
    <w:rsid w:val="007D09C1"/>
    <w:rsid w:val="007D0A22"/>
    <w:rsid w:val="007D14AC"/>
    <w:rsid w:val="007D19D2"/>
    <w:rsid w:val="007D1E1C"/>
    <w:rsid w:val="007D3F6D"/>
    <w:rsid w:val="007D42F4"/>
    <w:rsid w:val="007D4597"/>
    <w:rsid w:val="007D4BA7"/>
    <w:rsid w:val="007D542F"/>
    <w:rsid w:val="007D550D"/>
    <w:rsid w:val="007D55B6"/>
    <w:rsid w:val="007D565C"/>
    <w:rsid w:val="007D5A81"/>
    <w:rsid w:val="007D5A8D"/>
    <w:rsid w:val="007D5A95"/>
    <w:rsid w:val="007D5C1E"/>
    <w:rsid w:val="007D6827"/>
    <w:rsid w:val="007D69F8"/>
    <w:rsid w:val="007D69FE"/>
    <w:rsid w:val="007D6C1E"/>
    <w:rsid w:val="007D721F"/>
    <w:rsid w:val="007D772F"/>
    <w:rsid w:val="007D946E"/>
    <w:rsid w:val="007E0B74"/>
    <w:rsid w:val="007E0BBD"/>
    <w:rsid w:val="007E1A55"/>
    <w:rsid w:val="007E2548"/>
    <w:rsid w:val="007E3029"/>
    <w:rsid w:val="007E3167"/>
    <w:rsid w:val="007E48A7"/>
    <w:rsid w:val="007E5549"/>
    <w:rsid w:val="007E5EBC"/>
    <w:rsid w:val="007E6332"/>
    <w:rsid w:val="007E6867"/>
    <w:rsid w:val="007E69B0"/>
    <w:rsid w:val="007E70AA"/>
    <w:rsid w:val="007F0198"/>
    <w:rsid w:val="007F052A"/>
    <w:rsid w:val="007F12B8"/>
    <w:rsid w:val="007F1772"/>
    <w:rsid w:val="007F1980"/>
    <w:rsid w:val="007F3D17"/>
    <w:rsid w:val="007F4023"/>
    <w:rsid w:val="007F43EA"/>
    <w:rsid w:val="007F48AC"/>
    <w:rsid w:val="007F50D8"/>
    <w:rsid w:val="007F50FD"/>
    <w:rsid w:val="007F5257"/>
    <w:rsid w:val="007F5510"/>
    <w:rsid w:val="007F5D97"/>
    <w:rsid w:val="007F5E7E"/>
    <w:rsid w:val="007F67C3"/>
    <w:rsid w:val="007F7659"/>
    <w:rsid w:val="007F780E"/>
    <w:rsid w:val="007F7AC0"/>
    <w:rsid w:val="00800057"/>
    <w:rsid w:val="008000BB"/>
    <w:rsid w:val="00800750"/>
    <w:rsid w:val="00800DEC"/>
    <w:rsid w:val="00801EE7"/>
    <w:rsid w:val="00801FD9"/>
    <w:rsid w:val="00803383"/>
    <w:rsid w:val="008035E2"/>
    <w:rsid w:val="00803A0C"/>
    <w:rsid w:val="008041F2"/>
    <w:rsid w:val="008042B2"/>
    <w:rsid w:val="008043D7"/>
    <w:rsid w:val="0080470D"/>
    <w:rsid w:val="00804ADC"/>
    <w:rsid w:val="00805BB6"/>
    <w:rsid w:val="00806C19"/>
    <w:rsid w:val="008074A7"/>
    <w:rsid w:val="008076D3"/>
    <w:rsid w:val="00807C6E"/>
    <w:rsid w:val="0081075C"/>
    <w:rsid w:val="00810F8C"/>
    <w:rsid w:val="00811BE5"/>
    <w:rsid w:val="0081219F"/>
    <w:rsid w:val="0081261B"/>
    <w:rsid w:val="00813989"/>
    <w:rsid w:val="00813A89"/>
    <w:rsid w:val="00813E24"/>
    <w:rsid w:val="00813F3B"/>
    <w:rsid w:val="008141A3"/>
    <w:rsid w:val="00814383"/>
    <w:rsid w:val="0081452B"/>
    <w:rsid w:val="00814549"/>
    <w:rsid w:val="00814692"/>
    <w:rsid w:val="00814B8C"/>
    <w:rsid w:val="008150E9"/>
    <w:rsid w:val="0081510C"/>
    <w:rsid w:val="00815140"/>
    <w:rsid w:val="008154FC"/>
    <w:rsid w:val="008158C4"/>
    <w:rsid w:val="00815D70"/>
    <w:rsid w:val="008171E6"/>
    <w:rsid w:val="0081737E"/>
    <w:rsid w:val="0081784E"/>
    <w:rsid w:val="00820190"/>
    <w:rsid w:val="00820932"/>
    <w:rsid w:val="008213D9"/>
    <w:rsid w:val="00821B91"/>
    <w:rsid w:val="00821E58"/>
    <w:rsid w:val="00822F8C"/>
    <w:rsid w:val="00822FC4"/>
    <w:rsid w:val="0082380C"/>
    <w:rsid w:val="00823932"/>
    <w:rsid w:val="008249CF"/>
    <w:rsid w:val="00824F77"/>
    <w:rsid w:val="008251A2"/>
    <w:rsid w:val="008258DF"/>
    <w:rsid w:val="00825A10"/>
    <w:rsid w:val="00825D2B"/>
    <w:rsid w:val="00826719"/>
    <w:rsid w:val="00826BEF"/>
    <w:rsid w:val="008277D6"/>
    <w:rsid w:val="00827DAF"/>
    <w:rsid w:val="00830102"/>
    <w:rsid w:val="00830600"/>
    <w:rsid w:val="00830642"/>
    <w:rsid w:val="008307BC"/>
    <w:rsid w:val="00830BDE"/>
    <w:rsid w:val="008320F0"/>
    <w:rsid w:val="00832537"/>
    <w:rsid w:val="0083274B"/>
    <w:rsid w:val="008329CE"/>
    <w:rsid w:val="00832E70"/>
    <w:rsid w:val="00834282"/>
    <w:rsid w:val="00835B2A"/>
    <w:rsid w:val="00835C24"/>
    <w:rsid w:val="0083689F"/>
    <w:rsid w:val="00836ECE"/>
    <w:rsid w:val="008374A7"/>
    <w:rsid w:val="00837670"/>
    <w:rsid w:val="00837978"/>
    <w:rsid w:val="008379BC"/>
    <w:rsid w:val="008404B4"/>
    <w:rsid w:val="00840E93"/>
    <w:rsid w:val="00841B27"/>
    <w:rsid w:val="00841EE9"/>
    <w:rsid w:val="0084203E"/>
    <w:rsid w:val="008420E6"/>
    <w:rsid w:val="008427F1"/>
    <w:rsid w:val="00842E4C"/>
    <w:rsid w:val="008439DD"/>
    <w:rsid w:val="00843B98"/>
    <w:rsid w:val="008440C4"/>
    <w:rsid w:val="008448FF"/>
    <w:rsid w:val="00845101"/>
    <w:rsid w:val="00845338"/>
    <w:rsid w:val="0084561E"/>
    <w:rsid w:val="00846238"/>
    <w:rsid w:val="00846A7E"/>
    <w:rsid w:val="00847223"/>
    <w:rsid w:val="008476F7"/>
    <w:rsid w:val="00847E16"/>
    <w:rsid w:val="00847F37"/>
    <w:rsid w:val="008500CE"/>
    <w:rsid w:val="008501C3"/>
    <w:rsid w:val="00850E34"/>
    <w:rsid w:val="00850E9A"/>
    <w:rsid w:val="00851256"/>
    <w:rsid w:val="0085197E"/>
    <w:rsid w:val="00851C6C"/>
    <w:rsid w:val="00851E2F"/>
    <w:rsid w:val="0085288B"/>
    <w:rsid w:val="0085298A"/>
    <w:rsid w:val="0085314C"/>
    <w:rsid w:val="00853EB3"/>
    <w:rsid w:val="0085427D"/>
    <w:rsid w:val="0085441A"/>
    <w:rsid w:val="0085596E"/>
    <w:rsid w:val="00856064"/>
    <w:rsid w:val="00856883"/>
    <w:rsid w:val="0085719B"/>
    <w:rsid w:val="0085748A"/>
    <w:rsid w:val="0085777E"/>
    <w:rsid w:val="00857A75"/>
    <w:rsid w:val="0086039E"/>
    <w:rsid w:val="008604D0"/>
    <w:rsid w:val="00860D92"/>
    <w:rsid w:val="00861EBE"/>
    <w:rsid w:val="008625C1"/>
    <w:rsid w:val="008628A9"/>
    <w:rsid w:val="008628FA"/>
    <w:rsid w:val="008631BC"/>
    <w:rsid w:val="008635CD"/>
    <w:rsid w:val="0086493C"/>
    <w:rsid w:val="00864F3D"/>
    <w:rsid w:val="0086599A"/>
    <w:rsid w:val="00865A67"/>
    <w:rsid w:val="00865F7C"/>
    <w:rsid w:val="00867987"/>
    <w:rsid w:val="00867A42"/>
    <w:rsid w:val="0086A4C3"/>
    <w:rsid w:val="008701D8"/>
    <w:rsid w:val="00870824"/>
    <w:rsid w:val="00871150"/>
    <w:rsid w:val="00871317"/>
    <w:rsid w:val="00871427"/>
    <w:rsid w:val="008717F7"/>
    <w:rsid w:val="00871B78"/>
    <w:rsid w:val="00871BF4"/>
    <w:rsid w:val="00871E46"/>
    <w:rsid w:val="00872988"/>
    <w:rsid w:val="00874650"/>
    <w:rsid w:val="00874E3A"/>
    <w:rsid w:val="00875027"/>
    <w:rsid w:val="008753CB"/>
    <w:rsid w:val="00875D68"/>
    <w:rsid w:val="008765B1"/>
    <w:rsid w:val="00876757"/>
    <w:rsid w:val="00876947"/>
    <w:rsid w:val="00877A6A"/>
    <w:rsid w:val="00880BB3"/>
    <w:rsid w:val="00880F20"/>
    <w:rsid w:val="00881241"/>
    <w:rsid w:val="00882891"/>
    <w:rsid w:val="0088431C"/>
    <w:rsid w:val="00884B46"/>
    <w:rsid w:val="00884D17"/>
    <w:rsid w:val="008854BA"/>
    <w:rsid w:val="00885DA8"/>
    <w:rsid w:val="00886C5D"/>
    <w:rsid w:val="0088709A"/>
    <w:rsid w:val="008876D8"/>
    <w:rsid w:val="00890164"/>
    <w:rsid w:val="008902F4"/>
    <w:rsid w:val="00890AD5"/>
    <w:rsid w:val="00890AE4"/>
    <w:rsid w:val="00890E5F"/>
    <w:rsid w:val="008910B2"/>
    <w:rsid w:val="008910EB"/>
    <w:rsid w:val="00891E62"/>
    <w:rsid w:val="0089207B"/>
    <w:rsid w:val="008920B8"/>
    <w:rsid w:val="008929B1"/>
    <w:rsid w:val="00893C10"/>
    <w:rsid w:val="00893CE5"/>
    <w:rsid w:val="00893DA3"/>
    <w:rsid w:val="0089437B"/>
    <w:rsid w:val="0089532C"/>
    <w:rsid w:val="008958AC"/>
    <w:rsid w:val="00895E2B"/>
    <w:rsid w:val="00896265"/>
    <w:rsid w:val="00896733"/>
    <w:rsid w:val="00896E34"/>
    <w:rsid w:val="00897058"/>
    <w:rsid w:val="008974E6"/>
    <w:rsid w:val="008976E3"/>
    <w:rsid w:val="008978D8"/>
    <w:rsid w:val="00897989"/>
    <w:rsid w:val="008979A3"/>
    <w:rsid w:val="00897CB4"/>
    <w:rsid w:val="008A075C"/>
    <w:rsid w:val="008A0A1C"/>
    <w:rsid w:val="008A0BD3"/>
    <w:rsid w:val="008A12B9"/>
    <w:rsid w:val="008A1B31"/>
    <w:rsid w:val="008A264A"/>
    <w:rsid w:val="008A2C24"/>
    <w:rsid w:val="008A31B1"/>
    <w:rsid w:val="008A3270"/>
    <w:rsid w:val="008A32AA"/>
    <w:rsid w:val="008A425C"/>
    <w:rsid w:val="008A56FA"/>
    <w:rsid w:val="008A5E6E"/>
    <w:rsid w:val="008A5FA6"/>
    <w:rsid w:val="008A61C7"/>
    <w:rsid w:val="008A7185"/>
    <w:rsid w:val="008A7652"/>
    <w:rsid w:val="008B0F04"/>
    <w:rsid w:val="008B1232"/>
    <w:rsid w:val="008B1477"/>
    <w:rsid w:val="008B1FAA"/>
    <w:rsid w:val="008B285C"/>
    <w:rsid w:val="008B2922"/>
    <w:rsid w:val="008B2F04"/>
    <w:rsid w:val="008B3D7C"/>
    <w:rsid w:val="008B3FA7"/>
    <w:rsid w:val="008B43C9"/>
    <w:rsid w:val="008B4A80"/>
    <w:rsid w:val="008B50CF"/>
    <w:rsid w:val="008B5174"/>
    <w:rsid w:val="008B59DB"/>
    <w:rsid w:val="008B671B"/>
    <w:rsid w:val="008B6EC5"/>
    <w:rsid w:val="008B75E7"/>
    <w:rsid w:val="008B7AF0"/>
    <w:rsid w:val="008BACF8"/>
    <w:rsid w:val="008C0818"/>
    <w:rsid w:val="008C1186"/>
    <w:rsid w:val="008C1837"/>
    <w:rsid w:val="008C261C"/>
    <w:rsid w:val="008C2D47"/>
    <w:rsid w:val="008C3076"/>
    <w:rsid w:val="008C3152"/>
    <w:rsid w:val="008C3FDB"/>
    <w:rsid w:val="008C42CE"/>
    <w:rsid w:val="008C4A38"/>
    <w:rsid w:val="008C524B"/>
    <w:rsid w:val="008C55F9"/>
    <w:rsid w:val="008C5640"/>
    <w:rsid w:val="008C64D3"/>
    <w:rsid w:val="008C65B2"/>
    <w:rsid w:val="008C6B5E"/>
    <w:rsid w:val="008C6C9F"/>
    <w:rsid w:val="008C725F"/>
    <w:rsid w:val="008C74EE"/>
    <w:rsid w:val="008C7647"/>
    <w:rsid w:val="008D01BB"/>
    <w:rsid w:val="008D1227"/>
    <w:rsid w:val="008D158F"/>
    <w:rsid w:val="008D15F9"/>
    <w:rsid w:val="008D2225"/>
    <w:rsid w:val="008D2263"/>
    <w:rsid w:val="008D2B94"/>
    <w:rsid w:val="008D2BDF"/>
    <w:rsid w:val="008D2C63"/>
    <w:rsid w:val="008D3478"/>
    <w:rsid w:val="008D3CD0"/>
    <w:rsid w:val="008D3CDA"/>
    <w:rsid w:val="008D3D9A"/>
    <w:rsid w:val="008D41DD"/>
    <w:rsid w:val="008D4ACA"/>
    <w:rsid w:val="008D5FA0"/>
    <w:rsid w:val="008D611F"/>
    <w:rsid w:val="008D6129"/>
    <w:rsid w:val="008D6700"/>
    <w:rsid w:val="008D713E"/>
    <w:rsid w:val="008D768D"/>
    <w:rsid w:val="008D7D3F"/>
    <w:rsid w:val="008D7DE4"/>
    <w:rsid w:val="008E1641"/>
    <w:rsid w:val="008E18D1"/>
    <w:rsid w:val="008E1ED6"/>
    <w:rsid w:val="008E1F7E"/>
    <w:rsid w:val="008E2B44"/>
    <w:rsid w:val="008E2BF6"/>
    <w:rsid w:val="008E2EA3"/>
    <w:rsid w:val="008E435A"/>
    <w:rsid w:val="008E43C3"/>
    <w:rsid w:val="008E495F"/>
    <w:rsid w:val="008E61A3"/>
    <w:rsid w:val="008E78A2"/>
    <w:rsid w:val="008F0524"/>
    <w:rsid w:val="008F057E"/>
    <w:rsid w:val="008F0594"/>
    <w:rsid w:val="008F0CB3"/>
    <w:rsid w:val="008F1308"/>
    <w:rsid w:val="008F17AF"/>
    <w:rsid w:val="008F3016"/>
    <w:rsid w:val="008F310A"/>
    <w:rsid w:val="008F4206"/>
    <w:rsid w:val="008F4481"/>
    <w:rsid w:val="008F4862"/>
    <w:rsid w:val="008F496B"/>
    <w:rsid w:val="008F4EE3"/>
    <w:rsid w:val="008F6016"/>
    <w:rsid w:val="008F6E94"/>
    <w:rsid w:val="008F7467"/>
    <w:rsid w:val="008F76A0"/>
    <w:rsid w:val="008F76B3"/>
    <w:rsid w:val="008F76D6"/>
    <w:rsid w:val="008FDF6D"/>
    <w:rsid w:val="00902933"/>
    <w:rsid w:val="009029CB"/>
    <w:rsid w:val="00903441"/>
    <w:rsid w:val="00903981"/>
    <w:rsid w:val="00904112"/>
    <w:rsid w:val="00904705"/>
    <w:rsid w:val="0090499E"/>
    <w:rsid w:val="009049B3"/>
    <w:rsid w:val="00904A91"/>
    <w:rsid w:val="00905083"/>
    <w:rsid w:val="00905FDE"/>
    <w:rsid w:val="00906A91"/>
    <w:rsid w:val="0090773D"/>
    <w:rsid w:val="0091020F"/>
    <w:rsid w:val="009118DE"/>
    <w:rsid w:val="00911905"/>
    <w:rsid w:val="0091200B"/>
    <w:rsid w:val="00912053"/>
    <w:rsid w:val="0091227C"/>
    <w:rsid w:val="009122E8"/>
    <w:rsid w:val="00912CD3"/>
    <w:rsid w:val="00913241"/>
    <w:rsid w:val="009134F9"/>
    <w:rsid w:val="00913C2B"/>
    <w:rsid w:val="009140F5"/>
    <w:rsid w:val="0091465C"/>
    <w:rsid w:val="00915180"/>
    <w:rsid w:val="0091568D"/>
    <w:rsid w:val="009169D6"/>
    <w:rsid w:val="009172F3"/>
    <w:rsid w:val="00917A1C"/>
    <w:rsid w:val="00920136"/>
    <w:rsid w:val="009208BB"/>
    <w:rsid w:val="009209E2"/>
    <w:rsid w:val="00920C33"/>
    <w:rsid w:val="009213C1"/>
    <w:rsid w:val="00921A8C"/>
    <w:rsid w:val="00922408"/>
    <w:rsid w:val="00922C19"/>
    <w:rsid w:val="00922C57"/>
    <w:rsid w:val="00923CCA"/>
    <w:rsid w:val="00923F0B"/>
    <w:rsid w:val="0092416D"/>
    <w:rsid w:val="00924862"/>
    <w:rsid w:val="00924875"/>
    <w:rsid w:val="0092560E"/>
    <w:rsid w:val="00925F05"/>
    <w:rsid w:val="00926332"/>
    <w:rsid w:val="0092671E"/>
    <w:rsid w:val="009271CF"/>
    <w:rsid w:val="009300F0"/>
    <w:rsid w:val="00930105"/>
    <w:rsid w:val="0093054E"/>
    <w:rsid w:val="00930BBF"/>
    <w:rsid w:val="00931891"/>
    <w:rsid w:val="009319BC"/>
    <w:rsid w:val="00931B42"/>
    <w:rsid w:val="00932EBA"/>
    <w:rsid w:val="00933072"/>
    <w:rsid w:val="009358E3"/>
    <w:rsid w:val="00935FB7"/>
    <w:rsid w:val="00936AFF"/>
    <w:rsid w:val="00936CAC"/>
    <w:rsid w:val="009370D0"/>
    <w:rsid w:val="00940054"/>
    <w:rsid w:val="00940489"/>
    <w:rsid w:val="0094083A"/>
    <w:rsid w:val="00940E02"/>
    <w:rsid w:val="00941519"/>
    <w:rsid w:val="00941E94"/>
    <w:rsid w:val="0094209C"/>
    <w:rsid w:val="00942C40"/>
    <w:rsid w:val="009437B2"/>
    <w:rsid w:val="0094492F"/>
    <w:rsid w:val="00945458"/>
    <w:rsid w:val="00946CD5"/>
    <w:rsid w:val="00946CF0"/>
    <w:rsid w:val="00947052"/>
    <w:rsid w:val="00947D09"/>
    <w:rsid w:val="00950B17"/>
    <w:rsid w:val="009510AA"/>
    <w:rsid w:val="0095164F"/>
    <w:rsid w:val="00951D83"/>
    <w:rsid w:val="0095224E"/>
    <w:rsid w:val="009527D9"/>
    <w:rsid w:val="00952ABC"/>
    <w:rsid w:val="00952ADE"/>
    <w:rsid w:val="00952C39"/>
    <w:rsid w:val="0095399C"/>
    <w:rsid w:val="00953F99"/>
    <w:rsid w:val="009547AA"/>
    <w:rsid w:val="00955DFD"/>
    <w:rsid w:val="00956726"/>
    <w:rsid w:val="00956B57"/>
    <w:rsid w:val="00956B84"/>
    <w:rsid w:val="00956D9C"/>
    <w:rsid w:val="009572E3"/>
    <w:rsid w:val="00957432"/>
    <w:rsid w:val="00960306"/>
    <w:rsid w:val="00960312"/>
    <w:rsid w:val="00960658"/>
    <w:rsid w:val="009608F9"/>
    <w:rsid w:val="0096149A"/>
    <w:rsid w:val="009618F2"/>
    <w:rsid w:val="009621CC"/>
    <w:rsid w:val="0096263B"/>
    <w:rsid w:val="009628E1"/>
    <w:rsid w:val="009628F0"/>
    <w:rsid w:val="00962E32"/>
    <w:rsid w:val="00964609"/>
    <w:rsid w:val="00964A17"/>
    <w:rsid w:val="00964AD0"/>
    <w:rsid w:val="00964CAA"/>
    <w:rsid w:val="00966095"/>
    <w:rsid w:val="00966A46"/>
    <w:rsid w:val="00966D18"/>
    <w:rsid w:val="009671A4"/>
    <w:rsid w:val="009674A3"/>
    <w:rsid w:val="00967F29"/>
    <w:rsid w:val="009709C0"/>
    <w:rsid w:val="00972D9C"/>
    <w:rsid w:val="00972E90"/>
    <w:rsid w:val="00973191"/>
    <w:rsid w:val="009731D9"/>
    <w:rsid w:val="0097356F"/>
    <w:rsid w:val="00974AAF"/>
    <w:rsid w:val="00974E24"/>
    <w:rsid w:val="00974F38"/>
    <w:rsid w:val="0097503E"/>
    <w:rsid w:val="009752C5"/>
    <w:rsid w:val="00975718"/>
    <w:rsid w:val="0097573F"/>
    <w:rsid w:val="00975CF3"/>
    <w:rsid w:val="00976164"/>
    <w:rsid w:val="00976505"/>
    <w:rsid w:val="009769F3"/>
    <w:rsid w:val="00976E94"/>
    <w:rsid w:val="0097775E"/>
    <w:rsid w:val="009802E9"/>
    <w:rsid w:val="00980350"/>
    <w:rsid w:val="00981387"/>
    <w:rsid w:val="009816F0"/>
    <w:rsid w:val="009822EC"/>
    <w:rsid w:val="0098234B"/>
    <w:rsid w:val="0098260C"/>
    <w:rsid w:val="009833E4"/>
    <w:rsid w:val="00983580"/>
    <w:rsid w:val="009837EC"/>
    <w:rsid w:val="00983DF5"/>
    <w:rsid w:val="00983E18"/>
    <w:rsid w:val="009852FB"/>
    <w:rsid w:val="0098541E"/>
    <w:rsid w:val="00985FAA"/>
    <w:rsid w:val="0098618D"/>
    <w:rsid w:val="009868FE"/>
    <w:rsid w:val="00987C79"/>
    <w:rsid w:val="00990055"/>
    <w:rsid w:val="00990323"/>
    <w:rsid w:val="00990ED7"/>
    <w:rsid w:val="0099189A"/>
    <w:rsid w:val="00991ADB"/>
    <w:rsid w:val="00991C3D"/>
    <w:rsid w:val="00992159"/>
    <w:rsid w:val="0099379B"/>
    <w:rsid w:val="0099384C"/>
    <w:rsid w:val="00993D0D"/>
    <w:rsid w:val="00993E75"/>
    <w:rsid w:val="00993F42"/>
    <w:rsid w:val="00993FB3"/>
    <w:rsid w:val="00994D0B"/>
    <w:rsid w:val="00995E39"/>
    <w:rsid w:val="00996771"/>
    <w:rsid w:val="009A073C"/>
    <w:rsid w:val="009A0E58"/>
    <w:rsid w:val="009A1176"/>
    <w:rsid w:val="009A1602"/>
    <w:rsid w:val="009A1823"/>
    <w:rsid w:val="009A24E4"/>
    <w:rsid w:val="009A3154"/>
    <w:rsid w:val="009A31EE"/>
    <w:rsid w:val="009A38F5"/>
    <w:rsid w:val="009A3CB6"/>
    <w:rsid w:val="009A40BC"/>
    <w:rsid w:val="009A41C5"/>
    <w:rsid w:val="009A4364"/>
    <w:rsid w:val="009A48EA"/>
    <w:rsid w:val="009A4D86"/>
    <w:rsid w:val="009A4DE8"/>
    <w:rsid w:val="009A5128"/>
    <w:rsid w:val="009A614B"/>
    <w:rsid w:val="009A7113"/>
    <w:rsid w:val="009A7173"/>
    <w:rsid w:val="009A7543"/>
    <w:rsid w:val="009A780D"/>
    <w:rsid w:val="009A7BD9"/>
    <w:rsid w:val="009A7F39"/>
    <w:rsid w:val="009B0950"/>
    <w:rsid w:val="009B134C"/>
    <w:rsid w:val="009B1BB3"/>
    <w:rsid w:val="009B1C34"/>
    <w:rsid w:val="009B2D1E"/>
    <w:rsid w:val="009B2FC1"/>
    <w:rsid w:val="009B32F5"/>
    <w:rsid w:val="009B3AE5"/>
    <w:rsid w:val="009B3E56"/>
    <w:rsid w:val="009B4CF4"/>
    <w:rsid w:val="009B4DD4"/>
    <w:rsid w:val="009B66BF"/>
    <w:rsid w:val="009B681A"/>
    <w:rsid w:val="009B69CD"/>
    <w:rsid w:val="009B73CA"/>
    <w:rsid w:val="009B7578"/>
    <w:rsid w:val="009B7D9A"/>
    <w:rsid w:val="009C0053"/>
    <w:rsid w:val="009C06A7"/>
    <w:rsid w:val="009C1678"/>
    <w:rsid w:val="009C1E97"/>
    <w:rsid w:val="009C34E2"/>
    <w:rsid w:val="009C3811"/>
    <w:rsid w:val="009C5232"/>
    <w:rsid w:val="009C5920"/>
    <w:rsid w:val="009C592A"/>
    <w:rsid w:val="009C69C1"/>
    <w:rsid w:val="009C6BFA"/>
    <w:rsid w:val="009C726C"/>
    <w:rsid w:val="009C7B6D"/>
    <w:rsid w:val="009C7D8A"/>
    <w:rsid w:val="009D0478"/>
    <w:rsid w:val="009D0E7D"/>
    <w:rsid w:val="009D1571"/>
    <w:rsid w:val="009D18DC"/>
    <w:rsid w:val="009D2256"/>
    <w:rsid w:val="009D22A7"/>
    <w:rsid w:val="009D2F77"/>
    <w:rsid w:val="009D33CB"/>
    <w:rsid w:val="009D4055"/>
    <w:rsid w:val="009D4116"/>
    <w:rsid w:val="009D4694"/>
    <w:rsid w:val="009D4EE2"/>
    <w:rsid w:val="009D5863"/>
    <w:rsid w:val="009D597D"/>
    <w:rsid w:val="009D66EC"/>
    <w:rsid w:val="009D7522"/>
    <w:rsid w:val="009D7762"/>
    <w:rsid w:val="009E01E8"/>
    <w:rsid w:val="009E0337"/>
    <w:rsid w:val="009E04A6"/>
    <w:rsid w:val="009E1101"/>
    <w:rsid w:val="009E1193"/>
    <w:rsid w:val="009E1D3F"/>
    <w:rsid w:val="009E4171"/>
    <w:rsid w:val="009E41C1"/>
    <w:rsid w:val="009E59F5"/>
    <w:rsid w:val="009E6872"/>
    <w:rsid w:val="009E6F04"/>
    <w:rsid w:val="009E70F3"/>
    <w:rsid w:val="009E7168"/>
    <w:rsid w:val="009E757D"/>
    <w:rsid w:val="009F01CB"/>
    <w:rsid w:val="009F0C22"/>
    <w:rsid w:val="009F1288"/>
    <w:rsid w:val="009F12C9"/>
    <w:rsid w:val="009F2620"/>
    <w:rsid w:val="009F2B94"/>
    <w:rsid w:val="009F2C25"/>
    <w:rsid w:val="009F3D7C"/>
    <w:rsid w:val="009F4EF7"/>
    <w:rsid w:val="009F507D"/>
    <w:rsid w:val="009F54D7"/>
    <w:rsid w:val="009F626B"/>
    <w:rsid w:val="009F62EC"/>
    <w:rsid w:val="009F69A3"/>
    <w:rsid w:val="009F7388"/>
    <w:rsid w:val="009F7412"/>
    <w:rsid w:val="009F7BAF"/>
    <w:rsid w:val="00A00875"/>
    <w:rsid w:val="00A009B9"/>
    <w:rsid w:val="00A014CE"/>
    <w:rsid w:val="00A0169D"/>
    <w:rsid w:val="00A017EB"/>
    <w:rsid w:val="00A02274"/>
    <w:rsid w:val="00A0237A"/>
    <w:rsid w:val="00A037BE"/>
    <w:rsid w:val="00A03D1C"/>
    <w:rsid w:val="00A05543"/>
    <w:rsid w:val="00A058DF"/>
    <w:rsid w:val="00A05A34"/>
    <w:rsid w:val="00A05DBA"/>
    <w:rsid w:val="00A069BE"/>
    <w:rsid w:val="00A07380"/>
    <w:rsid w:val="00A07722"/>
    <w:rsid w:val="00A079CF"/>
    <w:rsid w:val="00A10802"/>
    <w:rsid w:val="00A10CF4"/>
    <w:rsid w:val="00A10E7D"/>
    <w:rsid w:val="00A11C03"/>
    <w:rsid w:val="00A11D40"/>
    <w:rsid w:val="00A12AD1"/>
    <w:rsid w:val="00A12D66"/>
    <w:rsid w:val="00A13D6A"/>
    <w:rsid w:val="00A14C2C"/>
    <w:rsid w:val="00A15330"/>
    <w:rsid w:val="00A1538A"/>
    <w:rsid w:val="00A1593E"/>
    <w:rsid w:val="00A15C7D"/>
    <w:rsid w:val="00A15E55"/>
    <w:rsid w:val="00A16002"/>
    <w:rsid w:val="00A16B07"/>
    <w:rsid w:val="00A178A2"/>
    <w:rsid w:val="00A17FFD"/>
    <w:rsid w:val="00A207F7"/>
    <w:rsid w:val="00A20EFF"/>
    <w:rsid w:val="00A218CC"/>
    <w:rsid w:val="00A2349A"/>
    <w:rsid w:val="00A237A1"/>
    <w:rsid w:val="00A246A3"/>
    <w:rsid w:val="00A255DD"/>
    <w:rsid w:val="00A25E55"/>
    <w:rsid w:val="00A267F9"/>
    <w:rsid w:val="00A269EA"/>
    <w:rsid w:val="00A26A67"/>
    <w:rsid w:val="00A26E9E"/>
    <w:rsid w:val="00A27C32"/>
    <w:rsid w:val="00A304B1"/>
    <w:rsid w:val="00A3091F"/>
    <w:rsid w:val="00A30CF5"/>
    <w:rsid w:val="00A30CFE"/>
    <w:rsid w:val="00A30EB9"/>
    <w:rsid w:val="00A3101D"/>
    <w:rsid w:val="00A311B2"/>
    <w:rsid w:val="00A31F4A"/>
    <w:rsid w:val="00A32A0F"/>
    <w:rsid w:val="00A32C0A"/>
    <w:rsid w:val="00A32F92"/>
    <w:rsid w:val="00A349A2"/>
    <w:rsid w:val="00A35146"/>
    <w:rsid w:val="00A35E3F"/>
    <w:rsid w:val="00A36079"/>
    <w:rsid w:val="00A3622E"/>
    <w:rsid w:val="00A36A69"/>
    <w:rsid w:val="00A36EA0"/>
    <w:rsid w:val="00A37176"/>
    <w:rsid w:val="00A377B8"/>
    <w:rsid w:val="00A37CD9"/>
    <w:rsid w:val="00A3D88A"/>
    <w:rsid w:val="00A401C5"/>
    <w:rsid w:val="00A408DA"/>
    <w:rsid w:val="00A40C37"/>
    <w:rsid w:val="00A419E9"/>
    <w:rsid w:val="00A41D2A"/>
    <w:rsid w:val="00A41D3A"/>
    <w:rsid w:val="00A41F18"/>
    <w:rsid w:val="00A4212C"/>
    <w:rsid w:val="00A42B15"/>
    <w:rsid w:val="00A42EDC"/>
    <w:rsid w:val="00A42F93"/>
    <w:rsid w:val="00A437C7"/>
    <w:rsid w:val="00A44020"/>
    <w:rsid w:val="00A44E06"/>
    <w:rsid w:val="00A44EC7"/>
    <w:rsid w:val="00A450B4"/>
    <w:rsid w:val="00A45C67"/>
    <w:rsid w:val="00A46329"/>
    <w:rsid w:val="00A46409"/>
    <w:rsid w:val="00A46B6C"/>
    <w:rsid w:val="00A47357"/>
    <w:rsid w:val="00A479DD"/>
    <w:rsid w:val="00A50751"/>
    <w:rsid w:val="00A51260"/>
    <w:rsid w:val="00A51E83"/>
    <w:rsid w:val="00A5218B"/>
    <w:rsid w:val="00A523B9"/>
    <w:rsid w:val="00A5268C"/>
    <w:rsid w:val="00A5354B"/>
    <w:rsid w:val="00A536C5"/>
    <w:rsid w:val="00A53ED2"/>
    <w:rsid w:val="00A53F65"/>
    <w:rsid w:val="00A5422D"/>
    <w:rsid w:val="00A55473"/>
    <w:rsid w:val="00A55AA3"/>
    <w:rsid w:val="00A55BC9"/>
    <w:rsid w:val="00A55EA7"/>
    <w:rsid w:val="00A56193"/>
    <w:rsid w:val="00A564DC"/>
    <w:rsid w:val="00A56791"/>
    <w:rsid w:val="00A60A79"/>
    <w:rsid w:val="00A60FDE"/>
    <w:rsid w:val="00A61008"/>
    <w:rsid w:val="00A61208"/>
    <w:rsid w:val="00A61E9F"/>
    <w:rsid w:val="00A626F0"/>
    <w:rsid w:val="00A62F18"/>
    <w:rsid w:val="00A63095"/>
    <w:rsid w:val="00A635A9"/>
    <w:rsid w:val="00A63C71"/>
    <w:rsid w:val="00A6436A"/>
    <w:rsid w:val="00A64724"/>
    <w:rsid w:val="00A65412"/>
    <w:rsid w:val="00A65D13"/>
    <w:rsid w:val="00A66609"/>
    <w:rsid w:val="00A6697B"/>
    <w:rsid w:val="00A66C5C"/>
    <w:rsid w:val="00A66EBB"/>
    <w:rsid w:val="00A67317"/>
    <w:rsid w:val="00A70375"/>
    <w:rsid w:val="00A70433"/>
    <w:rsid w:val="00A7158B"/>
    <w:rsid w:val="00A71745"/>
    <w:rsid w:val="00A7194C"/>
    <w:rsid w:val="00A720F3"/>
    <w:rsid w:val="00A724DC"/>
    <w:rsid w:val="00A734FA"/>
    <w:rsid w:val="00A73AA7"/>
    <w:rsid w:val="00A74E98"/>
    <w:rsid w:val="00A75DC2"/>
    <w:rsid w:val="00A76905"/>
    <w:rsid w:val="00A769D6"/>
    <w:rsid w:val="00A7789A"/>
    <w:rsid w:val="00A778C0"/>
    <w:rsid w:val="00A80105"/>
    <w:rsid w:val="00A80A3D"/>
    <w:rsid w:val="00A81334"/>
    <w:rsid w:val="00A81459"/>
    <w:rsid w:val="00A81ACE"/>
    <w:rsid w:val="00A829DB"/>
    <w:rsid w:val="00A83567"/>
    <w:rsid w:val="00A83B3F"/>
    <w:rsid w:val="00A83B6B"/>
    <w:rsid w:val="00A8405F"/>
    <w:rsid w:val="00A8409C"/>
    <w:rsid w:val="00A8416D"/>
    <w:rsid w:val="00A8427E"/>
    <w:rsid w:val="00A84467"/>
    <w:rsid w:val="00A84D08"/>
    <w:rsid w:val="00A84F46"/>
    <w:rsid w:val="00A8508C"/>
    <w:rsid w:val="00A86A79"/>
    <w:rsid w:val="00A87A16"/>
    <w:rsid w:val="00A8CB59"/>
    <w:rsid w:val="00A90479"/>
    <w:rsid w:val="00A90789"/>
    <w:rsid w:val="00A92708"/>
    <w:rsid w:val="00A92812"/>
    <w:rsid w:val="00A938EF"/>
    <w:rsid w:val="00A93A8A"/>
    <w:rsid w:val="00A94009"/>
    <w:rsid w:val="00A94318"/>
    <w:rsid w:val="00A9490B"/>
    <w:rsid w:val="00A949D7"/>
    <w:rsid w:val="00A94BB1"/>
    <w:rsid w:val="00A96161"/>
    <w:rsid w:val="00A9666E"/>
    <w:rsid w:val="00A96769"/>
    <w:rsid w:val="00A969FE"/>
    <w:rsid w:val="00A96A9D"/>
    <w:rsid w:val="00A96F47"/>
    <w:rsid w:val="00A96F7D"/>
    <w:rsid w:val="00A974C5"/>
    <w:rsid w:val="00AA00EF"/>
    <w:rsid w:val="00AA096F"/>
    <w:rsid w:val="00AA1584"/>
    <w:rsid w:val="00AA1B1F"/>
    <w:rsid w:val="00AA29C0"/>
    <w:rsid w:val="00AA2A27"/>
    <w:rsid w:val="00AA2A97"/>
    <w:rsid w:val="00AA2C5F"/>
    <w:rsid w:val="00AA2D8D"/>
    <w:rsid w:val="00AA43B3"/>
    <w:rsid w:val="00AA4BDD"/>
    <w:rsid w:val="00AA4BF1"/>
    <w:rsid w:val="00AA4DF1"/>
    <w:rsid w:val="00AA5002"/>
    <w:rsid w:val="00AA5353"/>
    <w:rsid w:val="00AA5969"/>
    <w:rsid w:val="00AA5FF8"/>
    <w:rsid w:val="00AB028D"/>
    <w:rsid w:val="00AB0620"/>
    <w:rsid w:val="00AB0BB3"/>
    <w:rsid w:val="00AB24BF"/>
    <w:rsid w:val="00AB260B"/>
    <w:rsid w:val="00AB2E57"/>
    <w:rsid w:val="00AB306C"/>
    <w:rsid w:val="00AB3967"/>
    <w:rsid w:val="00AB420D"/>
    <w:rsid w:val="00AB45D0"/>
    <w:rsid w:val="00AB4DD0"/>
    <w:rsid w:val="00AB50CE"/>
    <w:rsid w:val="00AB5719"/>
    <w:rsid w:val="00AB5906"/>
    <w:rsid w:val="00AB7095"/>
    <w:rsid w:val="00AB7719"/>
    <w:rsid w:val="00ABD059"/>
    <w:rsid w:val="00ABD637"/>
    <w:rsid w:val="00AC04B5"/>
    <w:rsid w:val="00AC06FD"/>
    <w:rsid w:val="00AC09A3"/>
    <w:rsid w:val="00AC0C6E"/>
    <w:rsid w:val="00AC1ADD"/>
    <w:rsid w:val="00AC1F62"/>
    <w:rsid w:val="00AC20DE"/>
    <w:rsid w:val="00AC24C4"/>
    <w:rsid w:val="00AC2EBE"/>
    <w:rsid w:val="00AC3455"/>
    <w:rsid w:val="00AC3B76"/>
    <w:rsid w:val="00AC3BB0"/>
    <w:rsid w:val="00AC3D6F"/>
    <w:rsid w:val="00AC4746"/>
    <w:rsid w:val="00AC47CC"/>
    <w:rsid w:val="00AC4D3B"/>
    <w:rsid w:val="00AC4F18"/>
    <w:rsid w:val="00AC5747"/>
    <w:rsid w:val="00AC5BCF"/>
    <w:rsid w:val="00AC62C8"/>
    <w:rsid w:val="00AC65D4"/>
    <w:rsid w:val="00AC66D5"/>
    <w:rsid w:val="00AC6B1C"/>
    <w:rsid w:val="00AC6D2B"/>
    <w:rsid w:val="00AC78BC"/>
    <w:rsid w:val="00AC7921"/>
    <w:rsid w:val="00AD0F46"/>
    <w:rsid w:val="00AD28A5"/>
    <w:rsid w:val="00AD28C0"/>
    <w:rsid w:val="00AD2C81"/>
    <w:rsid w:val="00AD32FA"/>
    <w:rsid w:val="00AD35A7"/>
    <w:rsid w:val="00AD42A6"/>
    <w:rsid w:val="00AD4672"/>
    <w:rsid w:val="00AD487D"/>
    <w:rsid w:val="00AD50BB"/>
    <w:rsid w:val="00AD636A"/>
    <w:rsid w:val="00AD640E"/>
    <w:rsid w:val="00AD7C4E"/>
    <w:rsid w:val="00AD7D69"/>
    <w:rsid w:val="00AD7E98"/>
    <w:rsid w:val="00AE05E7"/>
    <w:rsid w:val="00AE1840"/>
    <w:rsid w:val="00AE1E9C"/>
    <w:rsid w:val="00AE20F3"/>
    <w:rsid w:val="00AE266E"/>
    <w:rsid w:val="00AE2791"/>
    <w:rsid w:val="00AE2AD1"/>
    <w:rsid w:val="00AE323F"/>
    <w:rsid w:val="00AE3B40"/>
    <w:rsid w:val="00AE407C"/>
    <w:rsid w:val="00AE41F9"/>
    <w:rsid w:val="00AE5CA5"/>
    <w:rsid w:val="00AE647F"/>
    <w:rsid w:val="00AE6CAA"/>
    <w:rsid w:val="00AE6E45"/>
    <w:rsid w:val="00AE7408"/>
    <w:rsid w:val="00AE7AE6"/>
    <w:rsid w:val="00AF01BF"/>
    <w:rsid w:val="00AF01E3"/>
    <w:rsid w:val="00AF0DDF"/>
    <w:rsid w:val="00AF217E"/>
    <w:rsid w:val="00AF218D"/>
    <w:rsid w:val="00AF2215"/>
    <w:rsid w:val="00AF2AAC"/>
    <w:rsid w:val="00AF2F23"/>
    <w:rsid w:val="00AF2FCF"/>
    <w:rsid w:val="00AF44FD"/>
    <w:rsid w:val="00AF46E3"/>
    <w:rsid w:val="00AF4941"/>
    <w:rsid w:val="00AF4948"/>
    <w:rsid w:val="00AF57DC"/>
    <w:rsid w:val="00AF5AB4"/>
    <w:rsid w:val="00AF5BB9"/>
    <w:rsid w:val="00AF6168"/>
    <w:rsid w:val="00AF69F8"/>
    <w:rsid w:val="00AF7343"/>
    <w:rsid w:val="00AF74CD"/>
    <w:rsid w:val="00AF7AFA"/>
    <w:rsid w:val="00AF7C9F"/>
    <w:rsid w:val="00AF7F09"/>
    <w:rsid w:val="00B0009E"/>
    <w:rsid w:val="00B00197"/>
    <w:rsid w:val="00B00A26"/>
    <w:rsid w:val="00B00E1D"/>
    <w:rsid w:val="00B00F73"/>
    <w:rsid w:val="00B012A2"/>
    <w:rsid w:val="00B015F7"/>
    <w:rsid w:val="00B0173A"/>
    <w:rsid w:val="00B01912"/>
    <w:rsid w:val="00B025EF"/>
    <w:rsid w:val="00B02C70"/>
    <w:rsid w:val="00B02EB0"/>
    <w:rsid w:val="00B04084"/>
    <w:rsid w:val="00B0424D"/>
    <w:rsid w:val="00B04449"/>
    <w:rsid w:val="00B05680"/>
    <w:rsid w:val="00B05BB4"/>
    <w:rsid w:val="00B0709E"/>
    <w:rsid w:val="00B071F0"/>
    <w:rsid w:val="00B07DAB"/>
    <w:rsid w:val="00B10103"/>
    <w:rsid w:val="00B109B7"/>
    <w:rsid w:val="00B10B93"/>
    <w:rsid w:val="00B11472"/>
    <w:rsid w:val="00B119C0"/>
    <w:rsid w:val="00B12A06"/>
    <w:rsid w:val="00B13500"/>
    <w:rsid w:val="00B1350D"/>
    <w:rsid w:val="00B13C98"/>
    <w:rsid w:val="00B13D6A"/>
    <w:rsid w:val="00B145A9"/>
    <w:rsid w:val="00B14C61"/>
    <w:rsid w:val="00B150B4"/>
    <w:rsid w:val="00B1573D"/>
    <w:rsid w:val="00B16308"/>
    <w:rsid w:val="00B16B76"/>
    <w:rsid w:val="00B1747C"/>
    <w:rsid w:val="00B177B2"/>
    <w:rsid w:val="00B17EF5"/>
    <w:rsid w:val="00B20947"/>
    <w:rsid w:val="00B2094F"/>
    <w:rsid w:val="00B20DA4"/>
    <w:rsid w:val="00B21D40"/>
    <w:rsid w:val="00B21F1D"/>
    <w:rsid w:val="00B22047"/>
    <w:rsid w:val="00B22175"/>
    <w:rsid w:val="00B22BAB"/>
    <w:rsid w:val="00B22BBE"/>
    <w:rsid w:val="00B2330E"/>
    <w:rsid w:val="00B235E7"/>
    <w:rsid w:val="00B239A8"/>
    <w:rsid w:val="00B243B6"/>
    <w:rsid w:val="00B24E08"/>
    <w:rsid w:val="00B257F3"/>
    <w:rsid w:val="00B258B5"/>
    <w:rsid w:val="00B25B48"/>
    <w:rsid w:val="00B26450"/>
    <w:rsid w:val="00B26919"/>
    <w:rsid w:val="00B27279"/>
    <w:rsid w:val="00B27A3A"/>
    <w:rsid w:val="00B30798"/>
    <w:rsid w:val="00B307A3"/>
    <w:rsid w:val="00B313FA"/>
    <w:rsid w:val="00B31BD4"/>
    <w:rsid w:val="00B32B81"/>
    <w:rsid w:val="00B32BAE"/>
    <w:rsid w:val="00B334DD"/>
    <w:rsid w:val="00B3379B"/>
    <w:rsid w:val="00B34205"/>
    <w:rsid w:val="00B35154"/>
    <w:rsid w:val="00B35B4F"/>
    <w:rsid w:val="00B35C8B"/>
    <w:rsid w:val="00B35FB4"/>
    <w:rsid w:val="00B36376"/>
    <w:rsid w:val="00B36D1A"/>
    <w:rsid w:val="00B37643"/>
    <w:rsid w:val="00B37BD1"/>
    <w:rsid w:val="00B3A1A9"/>
    <w:rsid w:val="00B40006"/>
    <w:rsid w:val="00B41211"/>
    <w:rsid w:val="00B41392"/>
    <w:rsid w:val="00B41691"/>
    <w:rsid w:val="00B4190B"/>
    <w:rsid w:val="00B423CB"/>
    <w:rsid w:val="00B424B8"/>
    <w:rsid w:val="00B42514"/>
    <w:rsid w:val="00B42542"/>
    <w:rsid w:val="00B4268B"/>
    <w:rsid w:val="00B42D35"/>
    <w:rsid w:val="00B432C4"/>
    <w:rsid w:val="00B43717"/>
    <w:rsid w:val="00B43BBB"/>
    <w:rsid w:val="00B440FB"/>
    <w:rsid w:val="00B441DF"/>
    <w:rsid w:val="00B44294"/>
    <w:rsid w:val="00B44CFE"/>
    <w:rsid w:val="00B44F5C"/>
    <w:rsid w:val="00B45702"/>
    <w:rsid w:val="00B45D06"/>
    <w:rsid w:val="00B4607C"/>
    <w:rsid w:val="00B46547"/>
    <w:rsid w:val="00B469B5"/>
    <w:rsid w:val="00B46BAD"/>
    <w:rsid w:val="00B47016"/>
    <w:rsid w:val="00B471EB"/>
    <w:rsid w:val="00B4720E"/>
    <w:rsid w:val="00B50C24"/>
    <w:rsid w:val="00B51519"/>
    <w:rsid w:val="00B517D8"/>
    <w:rsid w:val="00B51E52"/>
    <w:rsid w:val="00B51E99"/>
    <w:rsid w:val="00B51F0F"/>
    <w:rsid w:val="00B520A7"/>
    <w:rsid w:val="00B522E4"/>
    <w:rsid w:val="00B5255E"/>
    <w:rsid w:val="00B52560"/>
    <w:rsid w:val="00B525CD"/>
    <w:rsid w:val="00B52CAD"/>
    <w:rsid w:val="00B5518A"/>
    <w:rsid w:val="00B5539A"/>
    <w:rsid w:val="00B557A8"/>
    <w:rsid w:val="00B56028"/>
    <w:rsid w:val="00B56A82"/>
    <w:rsid w:val="00B57357"/>
    <w:rsid w:val="00B57A9F"/>
    <w:rsid w:val="00B57C50"/>
    <w:rsid w:val="00B6160E"/>
    <w:rsid w:val="00B617FB"/>
    <w:rsid w:val="00B62083"/>
    <w:rsid w:val="00B621A1"/>
    <w:rsid w:val="00B633C8"/>
    <w:rsid w:val="00B63D5F"/>
    <w:rsid w:val="00B63FF6"/>
    <w:rsid w:val="00B64903"/>
    <w:rsid w:val="00B6497A"/>
    <w:rsid w:val="00B65221"/>
    <w:rsid w:val="00B65280"/>
    <w:rsid w:val="00B65714"/>
    <w:rsid w:val="00B66161"/>
    <w:rsid w:val="00B667D4"/>
    <w:rsid w:val="00B6695B"/>
    <w:rsid w:val="00B66966"/>
    <w:rsid w:val="00B67536"/>
    <w:rsid w:val="00B679E3"/>
    <w:rsid w:val="00B70169"/>
    <w:rsid w:val="00B70581"/>
    <w:rsid w:val="00B70966"/>
    <w:rsid w:val="00B7099B"/>
    <w:rsid w:val="00B725EE"/>
    <w:rsid w:val="00B734D3"/>
    <w:rsid w:val="00B739F9"/>
    <w:rsid w:val="00B74A51"/>
    <w:rsid w:val="00B74F7E"/>
    <w:rsid w:val="00B756FB"/>
    <w:rsid w:val="00B7580F"/>
    <w:rsid w:val="00B75872"/>
    <w:rsid w:val="00B75943"/>
    <w:rsid w:val="00B75C80"/>
    <w:rsid w:val="00B7645D"/>
    <w:rsid w:val="00B765DA"/>
    <w:rsid w:val="00B76B16"/>
    <w:rsid w:val="00B7787E"/>
    <w:rsid w:val="00B77B29"/>
    <w:rsid w:val="00B77E25"/>
    <w:rsid w:val="00B77ED6"/>
    <w:rsid w:val="00B7ED34"/>
    <w:rsid w:val="00B80394"/>
    <w:rsid w:val="00B81F1A"/>
    <w:rsid w:val="00B822D1"/>
    <w:rsid w:val="00B823BE"/>
    <w:rsid w:val="00B82835"/>
    <w:rsid w:val="00B82CE2"/>
    <w:rsid w:val="00B82DC5"/>
    <w:rsid w:val="00B82F12"/>
    <w:rsid w:val="00B8310F"/>
    <w:rsid w:val="00B83145"/>
    <w:rsid w:val="00B83165"/>
    <w:rsid w:val="00B83BB9"/>
    <w:rsid w:val="00B83F9D"/>
    <w:rsid w:val="00B86933"/>
    <w:rsid w:val="00B8740E"/>
    <w:rsid w:val="00B87639"/>
    <w:rsid w:val="00B9068E"/>
    <w:rsid w:val="00B90991"/>
    <w:rsid w:val="00B912F0"/>
    <w:rsid w:val="00B91639"/>
    <w:rsid w:val="00B916F5"/>
    <w:rsid w:val="00B918C1"/>
    <w:rsid w:val="00B91C3D"/>
    <w:rsid w:val="00B92FA7"/>
    <w:rsid w:val="00B9329B"/>
    <w:rsid w:val="00B93361"/>
    <w:rsid w:val="00B94B4E"/>
    <w:rsid w:val="00B95475"/>
    <w:rsid w:val="00B95C6C"/>
    <w:rsid w:val="00B960C0"/>
    <w:rsid w:val="00B969C7"/>
    <w:rsid w:val="00B97B00"/>
    <w:rsid w:val="00B97DB8"/>
    <w:rsid w:val="00B97F4E"/>
    <w:rsid w:val="00BA008D"/>
    <w:rsid w:val="00BA0396"/>
    <w:rsid w:val="00BA05D2"/>
    <w:rsid w:val="00BA0CAC"/>
    <w:rsid w:val="00BA12C2"/>
    <w:rsid w:val="00BA23C7"/>
    <w:rsid w:val="00BA2AF2"/>
    <w:rsid w:val="00BA3483"/>
    <w:rsid w:val="00BA43A6"/>
    <w:rsid w:val="00BA48B1"/>
    <w:rsid w:val="00BA4BC4"/>
    <w:rsid w:val="00BA4BC7"/>
    <w:rsid w:val="00BA4CC2"/>
    <w:rsid w:val="00BA5294"/>
    <w:rsid w:val="00BA535C"/>
    <w:rsid w:val="00BA5F80"/>
    <w:rsid w:val="00BA637F"/>
    <w:rsid w:val="00BA65AF"/>
    <w:rsid w:val="00BA6E53"/>
    <w:rsid w:val="00BA73A8"/>
    <w:rsid w:val="00BA74EA"/>
    <w:rsid w:val="00BA7E64"/>
    <w:rsid w:val="00BB10D7"/>
    <w:rsid w:val="00BB20D3"/>
    <w:rsid w:val="00BB233A"/>
    <w:rsid w:val="00BB2492"/>
    <w:rsid w:val="00BB2574"/>
    <w:rsid w:val="00BB2B8A"/>
    <w:rsid w:val="00BB2D49"/>
    <w:rsid w:val="00BB3115"/>
    <w:rsid w:val="00BB3616"/>
    <w:rsid w:val="00BB46E0"/>
    <w:rsid w:val="00BB4723"/>
    <w:rsid w:val="00BB4953"/>
    <w:rsid w:val="00BB4C31"/>
    <w:rsid w:val="00BB5DCF"/>
    <w:rsid w:val="00BB7C76"/>
    <w:rsid w:val="00BB7EBE"/>
    <w:rsid w:val="00BC0532"/>
    <w:rsid w:val="00BC0A4C"/>
    <w:rsid w:val="00BC1E54"/>
    <w:rsid w:val="00BC2157"/>
    <w:rsid w:val="00BC2C79"/>
    <w:rsid w:val="00BC2D22"/>
    <w:rsid w:val="00BC2ECA"/>
    <w:rsid w:val="00BC349E"/>
    <w:rsid w:val="00BC34BA"/>
    <w:rsid w:val="00BC50BC"/>
    <w:rsid w:val="00BC51CA"/>
    <w:rsid w:val="00BC5A39"/>
    <w:rsid w:val="00BC5B27"/>
    <w:rsid w:val="00BC5DD3"/>
    <w:rsid w:val="00BC697F"/>
    <w:rsid w:val="00BC79F9"/>
    <w:rsid w:val="00BC7B1A"/>
    <w:rsid w:val="00BC943A"/>
    <w:rsid w:val="00BD0194"/>
    <w:rsid w:val="00BD0224"/>
    <w:rsid w:val="00BD06F3"/>
    <w:rsid w:val="00BD0F4E"/>
    <w:rsid w:val="00BD0F81"/>
    <w:rsid w:val="00BD1EC8"/>
    <w:rsid w:val="00BD226D"/>
    <w:rsid w:val="00BD23F9"/>
    <w:rsid w:val="00BD2530"/>
    <w:rsid w:val="00BD2B81"/>
    <w:rsid w:val="00BD36F5"/>
    <w:rsid w:val="00BD3A7D"/>
    <w:rsid w:val="00BD42AE"/>
    <w:rsid w:val="00BD60DA"/>
    <w:rsid w:val="00BD6BF6"/>
    <w:rsid w:val="00BD70C8"/>
    <w:rsid w:val="00BD7382"/>
    <w:rsid w:val="00BD7F45"/>
    <w:rsid w:val="00BE03C7"/>
    <w:rsid w:val="00BE04F9"/>
    <w:rsid w:val="00BE0585"/>
    <w:rsid w:val="00BE0B9C"/>
    <w:rsid w:val="00BE0C7C"/>
    <w:rsid w:val="00BE18D2"/>
    <w:rsid w:val="00BE23B5"/>
    <w:rsid w:val="00BE2548"/>
    <w:rsid w:val="00BE2CE7"/>
    <w:rsid w:val="00BE3633"/>
    <w:rsid w:val="00BE3C61"/>
    <w:rsid w:val="00BE3D92"/>
    <w:rsid w:val="00BE3EA4"/>
    <w:rsid w:val="00BE457D"/>
    <w:rsid w:val="00BE459C"/>
    <w:rsid w:val="00BE4C9F"/>
    <w:rsid w:val="00BE4D0F"/>
    <w:rsid w:val="00BE505B"/>
    <w:rsid w:val="00BE5290"/>
    <w:rsid w:val="00BE57C6"/>
    <w:rsid w:val="00BE5FD4"/>
    <w:rsid w:val="00BE64E4"/>
    <w:rsid w:val="00BE678D"/>
    <w:rsid w:val="00BE6947"/>
    <w:rsid w:val="00BE7B90"/>
    <w:rsid w:val="00BF09D2"/>
    <w:rsid w:val="00BF12BA"/>
    <w:rsid w:val="00BF1846"/>
    <w:rsid w:val="00BF18F3"/>
    <w:rsid w:val="00BF220A"/>
    <w:rsid w:val="00BF256D"/>
    <w:rsid w:val="00BF2B28"/>
    <w:rsid w:val="00BF3175"/>
    <w:rsid w:val="00BF3392"/>
    <w:rsid w:val="00BF3B4F"/>
    <w:rsid w:val="00BF3C47"/>
    <w:rsid w:val="00BF3CB1"/>
    <w:rsid w:val="00BF3D5C"/>
    <w:rsid w:val="00BF3F9D"/>
    <w:rsid w:val="00BF458E"/>
    <w:rsid w:val="00BF4C54"/>
    <w:rsid w:val="00BF4CAB"/>
    <w:rsid w:val="00BF52D4"/>
    <w:rsid w:val="00BF58E0"/>
    <w:rsid w:val="00BF5AC1"/>
    <w:rsid w:val="00BF621F"/>
    <w:rsid w:val="00BF639A"/>
    <w:rsid w:val="00BF7FCB"/>
    <w:rsid w:val="00C01B5B"/>
    <w:rsid w:val="00C01D64"/>
    <w:rsid w:val="00C033E9"/>
    <w:rsid w:val="00C03539"/>
    <w:rsid w:val="00C04FA3"/>
    <w:rsid w:val="00C05452"/>
    <w:rsid w:val="00C05601"/>
    <w:rsid w:val="00C058A2"/>
    <w:rsid w:val="00C06043"/>
    <w:rsid w:val="00C06E46"/>
    <w:rsid w:val="00C07355"/>
    <w:rsid w:val="00C0744E"/>
    <w:rsid w:val="00C076E4"/>
    <w:rsid w:val="00C07EB9"/>
    <w:rsid w:val="00C10629"/>
    <w:rsid w:val="00C107C5"/>
    <w:rsid w:val="00C109E5"/>
    <w:rsid w:val="00C10AEA"/>
    <w:rsid w:val="00C115B3"/>
    <w:rsid w:val="00C12A37"/>
    <w:rsid w:val="00C13F03"/>
    <w:rsid w:val="00C13FD2"/>
    <w:rsid w:val="00C1433E"/>
    <w:rsid w:val="00C145BD"/>
    <w:rsid w:val="00C14AAB"/>
    <w:rsid w:val="00C15BF4"/>
    <w:rsid w:val="00C161C3"/>
    <w:rsid w:val="00C166A6"/>
    <w:rsid w:val="00C170B7"/>
    <w:rsid w:val="00C17337"/>
    <w:rsid w:val="00C17550"/>
    <w:rsid w:val="00C2001D"/>
    <w:rsid w:val="00C212C5"/>
    <w:rsid w:val="00C21FE9"/>
    <w:rsid w:val="00C224F2"/>
    <w:rsid w:val="00C231BC"/>
    <w:rsid w:val="00C2388E"/>
    <w:rsid w:val="00C25299"/>
    <w:rsid w:val="00C2685B"/>
    <w:rsid w:val="00C26F90"/>
    <w:rsid w:val="00C26FEE"/>
    <w:rsid w:val="00C27964"/>
    <w:rsid w:val="00C27E1F"/>
    <w:rsid w:val="00C2C7E3"/>
    <w:rsid w:val="00C30536"/>
    <w:rsid w:val="00C306C5"/>
    <w:rsid w:val="00C31008"/>
    <w:rsid w:val="00C31980"/>
    <w:rsid w:val="00C3211C"/>
    <w:rsid w:val="00C321FA"/>
    <w:rsid w:val="00C326EB"/>
    <w:rsid w:val="00C328FE"/>
    <w:rsid w:val="00C32C3A"/>
    <w:rsid w:val="00C32DC1"/>
    <w:rsid w:val="00C333E0"/>
    <w:rsid w:val="00C33684"/>
    <w:rsid w:val="00C33B7B"/>
    <w:rsid w:val="00C34115"/>
    <w:rsid w:val="00C34D3D"/>
    <w:rsid w:val="00C3509E"/>
    <w:rsid w:val="00C3569F"/>
    <w:rsid w:val="00C356B4"/>
    <w:rsid w:val="00C3613B"/>
    <w:rsid w:val="00C367DD"/>
    <w:rsid w:val="00C368AA"/>
    <w:rsid w:val="00C36EE2"/>
    <w:rsid w:val="00C3734A"/>
    <w:rsid w:val="00C378EA"/>
    <w:rsid w:val="00C40528"/>
    <w:rsid w:val="00C407B3"/>
    <w:rsid w:val="00C40971"/>
    <w:rsid w:val="00C40EE6"/>
    <w:rsid w:val="00C4128E"/>
    <w:rsid w:val="00C42032"/>
    <w:rsid w:val="00C42249"/>
    <w:rsid w:val="00C4239B"/>
    <w:rsid w:val="00C42596"/>
    <w:rsid w:val="00C425F4"/>
    <w:rsid w:val="00C42EE1"/>
    <w:rsid w:val="00C42F75"/>
    <w:rsid w:val="00C4311F"/>
    <w:rsid w:val="00C43798"/>
    <w:rsid w:val="00C43833"/>
    <w:rsid w:val="00C43EDB"/>
    <w:rsid w:val="00C4584A"/>
    <w:rsid w:val="00C45E3D"/>
    <w:rsid w:val="00C46605"/>
    <w:rsid w:val="00C46C17"/>
    <w:rsid w:val="00C47137"/>
    <w:rsid w:val="00C47461"/>
    <w:rsid w:val="00C50600"/>
    <w:rsid w:val="00C50814"/>
    <w:rsid w:val="00C5128D"/>
    <w:rsid w:val="00C51AAC"/>
    <w:rsid w:val="00C524C3"/>
    <w:rsid w:val="00C525EE"/>
    <w:rsid w:val="00C53740"/>
    <w:rsid w:val="00C5491C"/>
    <w:rsid w:val="00C567CC"/>
    <w:rsid w:val="00C57665"/>
    <w:rsid w:val="00C57EA5"/>
    <w:rsid w:val="00C58550"/>
    <w:rsid w:val="00C6027C"/>
    <w:rsid w:val="00C60CE4"/>
    <w:rsid w:val="00C61791"/>
    <w:rsid w:val="00C618A8"/>
    <w:rsid w:val="00C61F5B"/>
    <w:rsid w:val="00C620F7"/>
    <w:rsid w:val="00C622D3"/>
    <w:rsid w:val="00C627BE"/>
    <w:rsid w:val="00C6321F"/>
    <w:rsid w:val="00C633FC"/>
    <w:rsid w:val="00C64525"/>
    <w:rsid w:val="00C64527"/>
    <w:rsid w:val="00C649FE"/>
    <w:rsid w:val="00C64CDB"/>
    <w:rsid w:val="00C65250"/>
    <w:rsid w:val="00C65F61"/>
    <w:rsid w:val="00C6780B"/>
    <w:rsid w:val="00C67C71"/>
    <w:rsid w:val="00C711A2"/>
    <w:rsid w:val="00C713E6"/>
    <w:rsid w:val="00C71B72"/>
    <w:rsid w:val="00C72104"/>
    <w:rsid w:val="00C7253E"/>
    <w:rsid w:val="00C72AA7"/>
    <w:rsid w:val="00C72FCA"/>
    <w:rsid w:val="00C7326F"/>
    <w:rsid w:val="00C73838"/>
    <w:rsid w:val="00C73920"/>
    <w:rsid w:val="00C75A8E"/>
    <w:rsid w:val="00C76695"/>
    <w:rsid w:val="00C767A3"/>
    <w:rsid w:val="00C774A9"/>
    <w:rsid w:val="00C777CB"/>
    <w:rsid w:val="00C77F07"/>
    <w:rsid w:val="00C77F86"/>
    <w:rsid w:val="00C80AFC"/>
    <w:rsid w:val="00C80C1A"/>
    <w:rsid w:val="00C81EDC"/>
    <w:rsid w:val="00C82069"/>
    <w:rsid w:val="00C827CB"/>
    <w:rsid w:val="00C82B76"/>
    <w:rsid w:val="00C83B74"/>
    <w:rsid w:val="00C83CDB"/>
    <w:rsid w:val="00C83E41"/>
    <w:rsid w:val="00C83EF6"/>
    <w:rsid w:val="00C83FE4"/>
    <w:rsid w:val="00C84055"/>
    <w:rsid w:val="00C84661"/>
    <w:rsid w:val="00C846BE"/>
    <w:rsid w:val="00C84A5D"/>
    <w:rsid w:val="00C84BBD"/>
    <w:rsid w:val="00C868F0"/>
    <w:rsid w:val="00C87118"/>
    <w:rsid w:val="00C87AC5"/>
    <w:rsid w:val="00C9029D"/>
    <w:rsid w:val="00C90652"/>
    <w:rsid w:val="00C91733"/>
    <w:rsid w:val="00C91FF9"/>
    <w:rsid w:val="00C924C8"/>
    <w:rsid w:val="00C92833"/>
    <w:rsid w:val="00C9284F"/>
    <w:rsid w:val="00C92FDC"/>
    <w:rsid w:val="00C93576"/>
    <w:rsid w:val="00C93A41"/>
    <w:rsid w:val="00C941DA"/>
    <w:rsid w:val="00C94946"/>
    <w:rsid w:val="00C95D06"/>
    <w:rsid w:val="00C95D57"/>
    <w:rsid w:val="00C96041"/>
    <w:rsid w:val="00C96992"/>
    <w:rsid w:val="00C9705F"/>
    <w:rsid w:val="00CA00FF"/>
    <w:rsid w:val="00CA10E6"/>
    <w:rsid w:val="00CA245B"/>
    <w:rsid w:val="00CA27B4"/>
    <w:rsid w:val="00CA3BD8"/>
    <w:rsid w:val="00CA3D92"/>
    <w:rsid w:val="00CA4CBA"/>
    <w:rsid w:val="00CA4F82"/>
    <w:rsid w:val="00CA5F4E"/>
    <w:rsid w:val="00CA6AB0"/>
    <w:rsid w:val="00CA7B74"/>
    <w:rsid w:val="00CB000E"/>
    <w:rsid w:val="00CB0168"/>
    <w:rsid w:val="00CB0583"/>
    <w:rsid w:val="00CB06BA"/>
    <w:rsid w:val="00CB0BC7"/>
    <w:rsid w:val="00CB15B1"/>
    <w:rsid w:val="00CB1634"/>
    <w:rsid w:val="00CB27D7"/>
    <w:rsid w:val="00CB2AAF"/>
    <w:rsid w:val="00CB386D"/>
    <w:rsid w:val="00CB39F7"/>
    <w:rsid w:val="00CB4297"/>
    <w:rsid w:val="00CB55DB"/>
    <w:rsid w:val="00CB5C14"/>
    <w:rsid w:val="00CB776B"/>
    <w:rsid w:val="00CB7CDB"/>
    <w:rsid w:val="00CB7D25"/>
    <w:rsid w:val="00CC01A8"/>
    <w:rsid w:val="00CC178C"/>
    <w:rsid w:val="00CC3421"/>
    <w:rsid w:val="00CC36AC"/>
    <w:rsid w:val="00CC3CBB"/>
    <w:rsid w:val="00CC4B89"/>
    <w:rsid w:val="00CC5199"/>
    <w:rsid w:val="00CC57A0"/>
    <w:rsid w:val="00CC5859"/>
    <w:rsid w:val="00CC5D51"/>
    <w:rsid w:val="00CC5E7F"/>
    <w:rsid w:val="00CC601E"/>
    <w:rsid w:val="00CC63E0"/>
    <w:rsid w:val="00CC6705"/>
    <w:rsid w:val="00CC72AD"/>
    <w:rsid w:val="00CC74F2"/>
    <w:rsid w:val="00CC7545"/>
    <w:rsid w:val="00CC7C83"/>
    <w:rsid w:val="00CD092B"/>
    <w:rsid w:val="00CD0A13"/>
    <w:rsid w:val="00CD28C0"/>
    <w:rsid w:val="00CD3B38"/>
    <w:rsid w:val="00CD3BA8"/>
    <w:rsid w:val="00CD3BED"/>
    <w:rsid w:val="00CD3C44"/>
    <w:rsid w:val="00CD404B"/>
    <w:rsid w:val="00CD4311"/>
    <w:rsid w:val="00CD44BD"/>
    <w:rsid w:val="00CD47B6"/>
    <w:rsid w:val="00CD48E5"/>
    <w:rsid w:val="00CD4CD9"/>
    <w:rsid w:val="00CD5A51"/>
    <w:rsid w:val="00CD5DFD"/>
    <w:rsid w:val="00CD5F14"/>
    <w:rsid w:val="00CD611A"/>
    <w:rsid w:val="00CD69CB"/>
    <w:rsid w:val="00CD72CA"/>
    <w:rsid w:val="00CE003D"/>
    <w:rsid w:val="00CE0C2B"/>
    <w:rsid w:val="00CE0E20"/>
    <w:rsid w:val="00CE176E"/>
    <w:rsid w:val="00CE1960"/>
    <w:rsid w:val="00CE2AA5"/>
    <w:rsid w:val="00CE2C82"/>
    <w:rsid w:val="00CE594A"/>
    <w:rsid w:val="00CE6158"/>
    <w:rsid w:val="00CE6487"/>
    <w:rsid w:val="00CE65DE"/>
    <w:rsid w:val="00CE6D83"/>
    <w:rsid w:val="00CE76BA"/>
    <w:rsid w:val="00CE7D15"/>
    <w:rsid w:val="00CF00FB"/>
    <w:rsid w:val="00CF03FF"/>
    <w:rsid w:val="00CF0A79"/>
    <w:rsid w:val="00CF0FDF"/>
    <w:rsid w:val="00CF10BA"/>
    <w:rsid w:val="00CF11C2"/>
    <w:rsid w:val="00CF1BEE"/>
    <w:rsid w:val="00CF2893"/>
    <w:rsid w:val="00CF2B51"/>
    <w:rsid w:val="00CF2D0B"/>
    <w:rsid w:val="00CF3F07"/>
    <w:rsid w:val="00CF4B7D"/>
    <w:rsid w:val="00CF4F4B"/>
    <w:rsid w:val="00CF5E2E"/>
    <w:rsid w:val="00CF5F16"/>
    <w:rsid w:val="00CF625E"/>
    <w:rsid w:val="00CF6418"/>
    <w:rsid w:val="00CF7130"/>
    <w:rsid w:val="00CF72A1"/>
    <w:rsid w:val="00CF7468"/>
    <w:rsid w:val="00CF7952"/>
    <w:rsid w:val="00D00B90"/>
    <w:rsid w:val="00D010C0"/>
    <w:rsid w:val="00D01877"/>
    <w:rsid w:val="00D01D92"/>
    <w:rsid w:val="00D02390"/>
    <w:rsid w:val="00D02693"/>
    <w:rsid w:val="00D026BC"/>
    <w:rsid w:val="00D02E4B"/>
    <w:rsid w:val="00D03250"/>
    <w:rsid w:val="00D037F8"/>
    <w:rsid w:val="00D03D9E"/>
    <w:rsid w:val="00D0459F"/>
    <w:rsid w:val="00D0476C"/>
    <w:rsid w:val="00D04C5D"/>
    <w:rsid w:val="00D04D43"/>
    <w:rsid w:val="00D05583"/>
    <w:rsid w:val="00D064E4"/>
    <w:rsid w:val="00D0671F"/>
    <w:rsid w:val="00D10E23"/>
    <w:rsid w:val="00D111ED"/>
    <w:rsid w:val="00D11C03"/>
    <w:rsid w:val="00D11CFF"/>
    <w:rsid w:val="00D11F6C"/>
    <w:rsid w:val="00D12130"/>
    <w:rsid w:val="00D12F34"/>
    <w:rsid w:val="00D13520"/>
    <w:rsid w:val="00D13638"/>
    <w:rsid w:val="00D13D5C"/>
    <w:rsid w:val="00D13D5D"/>
    <w:rsid w:val="00D13DE1"/>
    <w:rsid w:val="00D141B2"/>
    <w:rsid w:val="00D14830"/>
    <w:rsid w:val="00D1511D"/>
    <w:rsid w:val="00D151C2"/>
    <w:rsid w:val="00D15247"/>
    <w:rsid w:val="00D15413"/>
    <w:rsid w:val="00D16308"/>
    <w:rsid w:val="00D16742"/>
    <w:rsid w:val="00D170FC"/>
    <w:rsid w:val="00D1768A"/>
    <w:rsid w:val="00D176BA"/>
    <w:rsid w:val="00D17908"/>
    <w:rsid w:val="00D17B3F"/>
    <w:rsid w:val="00D17CFF"/>
    <w:rsid w:val="00D203E3"/>
    <w:rsid w:val="00D2054F"/>
    <w:rsid w:val="00D21237"/>
    <w:rsid w:val="00D2173B"/>
    <w:rsid w:val="00D21831"/>
    <w:rsid w:val="00D22009"/>
    <w:rsid w:val="00D22357"/>
    <w:rsid w:val="00D22636"/>
    <w:rsid w:val="00D24AC5"/>
    <w:rsid w:val="00D24E58"/>
    <w:rsid w:val="00D25327"/>
    <w:rsid w:val="00D25968"/>
    <w:rsid w:val="00D259A3"/>
    <w:rsid w:val="00D25E37"/>
    <w:rsid w:val="00D2615D"/>
    <w:rsid w:val="00D26589"/>
    <w:rsid w:val="00D2778D"/>
    <w:rsid w:val="00D27D4D"/>
    <w:rsid w:val="00D30E76"/>
    <w:rsid w:val="00D31526"/>
    <w:rsid w:val="00D31A88"/>
    <w:rsid w:val="00D31BE8"/>
    <w:rsid w:val="00D326F9"/>
    <w:rsid w:val="00D32740"/>
    <w:rsid w:val="00D329AC"/>
    <w:rsid w:val="00D334B6"/>
    <w:rsid w:val="00D334EA"/>
    <w:rsid w:val="00D336B0"/>
    <w:rsid w:val="00D337AB"/>
    <w:rsid w:val="00D33F8B"/>
    <w:rsid w:val="00D34763"/>
    <w:rsid w:val="00D3477A"/>
    <w:rsid w:val="00D34965"/>
    <w:rsid w:val="00D35045"/>
    <w:rsid w:val="00D350BB"/>
    <w:rsid w:val="00D3523B"/>
    <w:rsid w:val="00D3525D"/>
    <w:rsid w:val="00D359CF"/>
    <w:rsid w:val="00D37414"/>
    <w:rsid w:val="00D40BD1"/>
    <w:rsid w:val="00D40F04"/>
    <w:rsid w:val="00D42515"/>
    <w:rsid w:val="00D43368"/>
    <w:rsid w:val="00D43C34"/>
    <w:rsid w:val="00D43F1F"/>
    <w:rsid w:val="00D4449C"/>
    <w:rsid w:val="00D4476E"/>
    <w:rsid w:val="00D44E76"/>
    <w:rsid w:val="00D45259"/>
    <w:rsid w:val="00D45ADB"/>
    <w:rsid w:val="00D46501"/>
    <w:rsid w:val="00D46527"/>
    <w:rsid w:val="00D46D4A"/>
    <w:rsid w:val="00D5061E"/>
    <w:rsid w:val="00D50868"/>
    <w:rsid w:val="00D514AB"/>
    <w:rsid w:val="00D51684"/>
    <w:rsid w:val="00D51B72"/>
    <w:rsid w:val="00D52215"/>
    <w:rsid w:val="00D528A7"/>
    <w:rsid w:val="00D52B1A"/>
    <w:rsid w:val="00D53014"/>
    <w:rsid w:val="00D53863"/>
    <w:rsid w:val="00D53C2F"/>
    <w:rsid w:val="00D545B4"/>
    <w:rsid w:val="00D54966"/>
    <w:rsid w:val="00D552B9"/>
    <w:rsid w:val="00D55912"/>
    <w:rsid w:val="00D55CFB"/>
    <w:rsid w:val="00D5630B"/>
    <w:rsid w:val="00D56FC7"/>
    <w:rsid w:val="00D57252"/>
    <w:rsid w:val="00D57D4F"/>
    <w:rsid w:val="00D602F8"/>
    <w:rsid w:val="00D6069A"/>
    <w:rsid w:val="00D60733"/>
    <w:rsid w:val="00D609F2"/>
    <w:rsid w:val="00D616A4"/>
    <w:rsid w:val="00D628B1"/>
    <w:rsid w:val="00D62A53"/>
    <w:rsid w:val="00D62BF8"/>
    <w:rsid w:val="00D62C2F"/>
    <w:rsid w:val="00D63820"/>
    <w:rsid w:val="00D63BA8"/>
    <w:rsid w:val="00D63FC8"/>
    <w:rsid w:val="00D642A3"/>
    <w:rsid w:val="00D643CB"/>
    <w:rsid w:val="00D6455C"/>
    <w:rsid w:val="00D64659"/>
    <w:rsid w:val="00D64EAE"/>
    <w:rsid w:val="00D65D15"/>
    <w:rsid w:val="00D65FF9"/>
    <w:rsid w:val="00D6607C"/>
    <w:rsid w:val="00D66318"/>
    <w:rsid w:val="00D665A4"/>
    <w:rsid w:val="00D66634"/>
    <w:rsid w:val="00D668DF"/>
    <w:rsid w:val="00D66F62"/>
    <w:rsid w:val="00D67352"/>
    <w:rsid w:val="00D678D1"/>
    <w:rsid w:val="00D704CA"/>
    <w:rsid w:val="00D70966"/>
    <w:rsid w:val="00D7107B"/>
    <w:rsid w:val="00D71149"/>
    <w:rsid w:val="00D7143E"/>
    <w:rsid w:val="00D71A63"/>
    <w:rsid w:val="00D71D7B"/>
    <w:rsid w:val="00D71EB9"/>
    <w:rsid w:val="00D72884"/>
    <w:rsid w:val="00D72DB0"/>
    <w:rsid w:val="00D736F3"/>
    <w:rsid w:val="00D73900"/>
    <w:rsid w:val="00D73E52"/>
    <w:rsid w:val="00D74573"/>
    <w:rsid w:val="00D74B96"/>
    <w:rsid w:val="00D769FB"/>
    <w:rsid w:val="00D778ED"/>
    <w:rsid w:val="00D80373"/>
    <w:rsid w:val="00D80787"/>
    <w:rsid w:val="00D81193"/>
    <w:rsid w:val="00D8166B"/>
    <w:rsid w:val="00D82D6F"/>
    <w:rsid w:val="00D82F04"/>
    <w:rsid w:val="00D83556"/>
    <w:rsid w:val="00D83E80"/>
    <w:rsid w:val="00D841F7"/>
    <w:rsid w:val="00D84876"/>
    <w:rsid w:val="00D85557"/>
    <w:rsid w:val="00D85733"/>
    <w:rsid w:val="00D868BB"/>
    <w:rsid w:val="00D87F29"/>
    <w:rsid w:val="00D9032E"/>
    <w:rsid w:val="00D906DA"/>
    <w:rsid w:val="00D914CC"/>
    <w:rsid w:val="00D91591"/>
    <w:rsid w:val="00D918CC"/>
    <w:rsid w:val="00D9378E"/>
    <w:rsid w:val="00D939B3"/>
    <w:rsid w:val="00D93F00"/>
    <w:rsid w:val="00D94299"/>
    <w:rsid w:val="00D94CB8"/>
    <w:rsid w:val="00D94F08"/>
    <w:rsid w:val="00D95579"/>
    <w:rsid w:val="00D96310"/>
    <w:rsid w:val="00D96A22"/>
    <w:rsid w:val="00D970BB"/>
    <w:rsid w:val="00D9727B"/>
    <w:rsid w:val="00D974D7"/>
    <w:rsid w:val="00DA0224"/>
    <w:rsid w:val="00DA0E2F"/>
    <w:rsid w:val="00DA1B7E"/>
    <w:rsid w:val="00DA2416"/>
    <w:rsid w:val="00DA2754"/>
    <w:rsid w:val="00DA35D6"/>
    <w:rsid w:val="00DA44BF"/>
    <w:rsid w:val="00DA6690"/>
    <w:rsid w:val="00DA6CBB"/>
    <w:rsid w:val="00DA7366"/>
    <w:rsid w:val="00DA76CB"/>
    <w:rsid w:val="00DA78E7"/>
    <w:rsid w:val="00DA7E4F"/>
    <w:rsid w:val="00DA7F5B"/>
    <w:rsid w:val="00DB0579"/>
    <w:rsid w:val="00DB1292"/>
    <w:rsid w:val="00DB12AD"/>
    <w:rsid w:val="00DB1360"/>
    <w:rsid w:val="00DB1621"/>
    <w:rsid w:val="00DB1650"/>
    <w:rsid w:val="00DB18C4"/>
    <w:rsid w:val="00DB2ACF"/>
    <w:rsid w:val="00DB2BBC"/>
    <w:rsid w:val="00DB3027"/>
    <w:rsid w:val="00DB3872"/>
    <w:rsid w:val="00DB41D4"/>
    <w:rsid w:val="00DB47ED"/>
    <w:rsid w:val="00DB554E"/>
    <w:rsid w:val="00DB5B97"/>
    <w:rsid w:val="00DB5D20"/>
    <w:rsid w:val="00DB62D4"/>
    <w:rsid w:val="00DB674E"/>
    <w:rsid w:val="00DB6FCA"/>
    <w:rsid w:val="00DB6FEE"/>
    <w:rsid w:val="00DB71BC"/>
    <w:rsid w:val="00DB766B"/>
    <w:rsid w:val="00DC0AD7"/>
    <w:rsid w:val="00DC1CC3"/>
    <w:rsid w:val="00DC2402"/>
    <w:rsid w:val="00DC2D68"/>
    <w:rsid w:val="00DC3372"/>
    <w:rsid w:val="00DC4880"/>
    <w:rsid w:val="00DC5282"/>
    <w:rsid w:val="00DC5422"/>
    <w:rsid w:val="00DC5A5B"/>
    <w:rsid w:val="00DC5AEB"/>
    <w:rsid w:val="00DC61C6"/>
    <w:rsid w:val="00DC6555"/>
    <w:rsid w:val="00DC65A4"/>
    <w:rsid w:val="00DC65B5"/>
    <w:rsid w:val="00DC6BF5"/>
    <w:rsid w:val="00DC7C44"/>
    <w:rsid w:val="00DC7CB5"/>
    <w:rsid w:val="00DC7E9E"/>
    <w:rsid w:val="00DD01B3"/>
    <w:rsid w:val="00DD0837"/>
    <w:rsid w:val="00DD090A"/>
    <w:rsid w:val="00DD0D48"/>
    <w:rsid w:val="00DD0DE3"/>
    <w:rsid w:val="00DD1C7B"/>
    <w:rsid w:val="00DD201C"/>
    <w:rsid w:val="00DD254D"/>
    <w:rsid w:val="00DD2873"/>
    <w:rsid w:val="00DD2B96"/>
    <w:rsid w:val="00DD3026"/>
    <w:rsid w:val="00DD39D5"/>
    <w:rsid w:val="00DD3D48"/>
    <w:rsid w:val="00DD451B"/>
    <w:rsid w:val="00DD490C"/>
    <w:rsid w:val="00DD497B"/>
    <w:rsid w:val="00DD541F"/>
    <w:rsid w:val="00DD5549"/>
    <w:rsid w:val="00DD5E0F"/>
    <w:rsid w:val="00DD628D"/>
    <w:rsid w:val="00DD6FC9"/>
    <w:rsid w:val="00DD7094"/>
    <w:rsid w:val="00DD724C"/>
    <w:rsid w:val="00DD72DC"/>
    <w:rsid w:val="00DD7A75"/>
    <w:rsid w:val="00DE02B1"/>
    <w:rsid w:val="00DE070A"/>
    <w:rsid w:val="00DE07C1"/>
    <w:rsid w:val="00DE07D5"/>
    <w:rsid w:val="00DE0942"/>
    <w:rsid w:val="00DE0CD2"/>
    <w:rsid w:val="00DE10A3"/>
    <w:rsid w:val="00DE1827"/>
    <w:rsid w:val="00DE226B"/>
    <w:rsid w:val="00DE28BB"/>
    <w:rsid w:val="00DE2FD2"/>
    <w:rsid w:val="00DE3978"/>
    <w:rsid w:val="00DE39CD"/>
    <w:rsid w:val="00DE3C5D"/>
    <w:rsid w:val="00DE4A1D"/>
    <w:rsid w:val="00DE4EE8"/>
    <w:rsid w:val="00DE4FFA"/>
    <w:rsid w:val="00DE5212"/>
    <w:rsid w:val="00DE6152"/>
    <w:rsid w:val="00DE679A"/>
    <w:rsid w:val="00DE6E0F"/>
    <w:rsid w:val="00DE759C"/>
    <w:rsid w:val="00DF0DE4"/>
    <w:rsid w:val="00DF15A8"/>
    <w:rsid w:val="00DF2281"/>
    <w:rsid w:val="00DF2D58"/>
    <w:rsid w:val="00DF3035"/>
    <w:rsid w:val="00DF311F"/>
    <w:rsid w:val="00DF3CD2"/>
    <w:rsid w:val="00DF41E8"/>
    <w:rsid w:val="00DF499D"/>
    <w:rsid w:val="00DF5020"/>
    <w:rsid w:val="00DF5EA2"/>
    <w:rsid w:val="00DF606A"/>
    <w:rsid w:val="00DF656D"/>
    <w:rsid w:val="00DF6DD3"/>
    <w:rsid w:val="00DF6FB2"/>
    <w:rsid w:val="00DF7566"/>
    <w:rsid w:val="00E00785"/>
    <w:rsid w:val="00E0102C"/>
    <w:rsid w:val="00E019A3"/>
    <w:rsid w:val="00E01C48"/>
    <w:rsid w:val="00E035BB"/>
    <w:rsid w:val="00E0434A"/>
    <w:rsid w:val="00E048AB"/>
    <w:rsid w:val="00E0551B"/>
    <w:rsid w:val="00E069D3"/>
    <w:rsid w:val="00E075BC"/>
    <w:rsid w:val="00E075F6"/>
    <w:rsid w:val="00E07D2D"/>
    <w:rsid w:val="00E07E88"/>
    <w:rsid w:val="00E10303"/>
    <w:rsid w:val="00E106CE"/>
    <w:rsid w:val="00E10D5D"/>
    <w:rsid w:val="00E119BC"/>
    <w:rsid w:val="00E13730"/>
    <w:rsid w:val="00E13BEC"/>
    <w:rsid w:val="00E13D7D"/>
    <w:rsid w:val="00E1411C"/>
    <w:rsid w:val="00E1490A"/>
    <w:rsid w:val="00E149D9"/>
    <w:rsid w:val="00E14DB4"/>
    <w:rsid w:val="00E15090"/>
    <w:rsid w:val="00E16458"/>
    <w:rsid w:val="00E170D9"/>
    <w:rsid w:val="00E21C31"/>
    <w:rsid w:val="00E21C40"/>
    <w:rsid w:val="00E21E29"/>
    <w:rsid w:val="00E22026"/>
    <w:rsid w:val="00E2248B"/>
    <w:rsid w:val="00E22728"/>
    <w:rsid w:val="00E22ABB"/>
    <w:rsid w:val="00E23313"/>
    <w:rsid w:val="00E239B6"/>
    <w:rsid w:val="00E23C7A"/>
    <w:rsid w:val="00E24A2A"/>
    <w:rsid w:val="00E24A63"/>
    <w:rsid w:val="00E24CA1"/>
    <w:rsid w:val="00E24E50"/>
    <w:rsid w:val="00E25540"/>
    <w:rsid w:val="00E2570B"/>
    <w:rsid w:val="00E26CCB"/>
    <w:rsid w:val="00E27452"/>
    <w:rsid w:val="00E27B88"/>
    <w:rsid w:val="00E304E6"/>
    <w:rsid w:val="00E3096E"/>
    <w:rsid w:val="00E30C15"/>
    <w:rsid w:val="00E313D2"/>
    <w:rsid w:val="00E31713"/>
    <w:rsid w:val="00E31D7F"/>
    <w:rsid w:val="00E32238"/>
    <w:rsid w:val="00E32655"/>
    <w:rsid w:val="00E32A92"/>
    <w:rsid w:val="00E32E21"/>
    <w:rsid w:val="00E337C6"/>
    <w:rsid w:val="00E33AC0"/>
    <w:rsid w:val="00E37127"/>
    <w:rsid w:val="00E37343"/>
    <w:rsid w:val="00E37678"/>
    <w:rsid w:val="00E376B2"/>
    <w:rsid w:val="00E405B6"/>
    <w:rsid w:val="00E406FA"/>
    <w:rsid w:val="00E407CA"/>
    <w:rsid w:val="00E40E84"/>
    <w:rsid w:val="00E4146C"/>
    <w:rsid w:val="00E4173C"/>
    <w:rsid w:val="00E418DD"/>
    <w:rsid w:val="00E41FCF"/>
    <w:rsid w:val="00E4220D"/>
    <w:rsid w:val="00E43912"/>
    <w:rsid w:val="00E43A7B"/>
    <w:rsid w:val="00E43FAB"/>
    <w:rsid w:val="00E4443E"/>
    <w:rsid w:val="00E445BC"/>
    <w:rsid w:val="00E44A15"/>
    <w:rsid w:val="00E454F7"/>
    <w:rsid w:val="00E46191"/>
    <w:rsid w:val="00E46293"/>
    <w:rsid w:val="00E464C9"/>
    <w:rsid w:val="00E47243"/>
    <w:rsid w:val="00E473D0"/>
    <w:rsid w:val="00E4741F"/>
    <w:rsid w:val="00E47ECE"/>
    <w:rsid w:val="00E50766"/>
    <w:rsid w:val="00E51077"/>
    <w:rsid w:val="00E523BC"/>
    <w:rsid w:val="00E52748"/>
    <w:rsid w:val="00E52984"/>
    <w:rsid w:val="00E52A20"/>
    <w:rsid w:val="00E52C19"/>
    <w:rsid w:val="00E531ED"/>
    <w:rsid w:val="00E53437"/>
    <w:rsid w:val="00E53A09"/>
    <w:rsid w:val="00E53E1D"/>
    <w:rsid w:val="00E5490E"/>
    <w:rsid w:val="00E55055"/>
    <w:rsid w:val="00E556E7"/>
    <w:rsid w:val="00E5586C"/>
    <w:rsid w:val="00E55B67"/>
    <w:rsid w:val="00E55B99"/>
    <w:rsid w:val="00E5635A"/>
    <w:rsid w:val="00E564CC"/>
    <w:rsid w:val="00E56930"/>
    <w:rsid w:val="00E56AF1"/>
    <w:rsid w:val="00E570EC"/>
    <w:rsid w:val="00E57AC0"/>
    <w:rsid w:val="00E57EF9"/>
    <w:rsid w:val="00E57F78"/>
    <w:rsid w:val="00E601D0"/>
    <w:rsid w:val="00E6036F"/>
    <w:rsid w:val="00E6120F"/>
    <w:rsid w:val="00E61883"/>
    <w:rsid w:val="00E620D9"/>
    <w:rsid w:val="00E62C4E"/>
    <w:rsid w:val="00E62C5C"/>
    <w:rsid w:val="00E632A4"/>
    <w:rsid w:val="00E63CF1"/>
    <w:rsid w:val="00E63EFB"/>
    <w:rsid w:val="00E642A9"/>
    <w:rsid w:val="00E652F2"/>
    <w:rsid w:val="00E6594F"/>
    <w:rsid w:val="00E66362"/>
    <w:rsid w:val="00E6710C"/>
    <w:rsid w:val="00E675A9"/>
    <w:rsid w:val="00E67847"/>
    <w:rsid w:val="00E7034B"/>
    <w:rsid w:val="00E70E7B"/>
    <w:rsid w:val="00E72759"/>
    <w:rsid w:val="00E7290E"/>
    <w:rsid w:val="00E72BA0"/>
    <w:rsid w:val="00E72C09"/>
    <w:rsid w:val="00E73AEB"/>
    <w:rsid w:val="00E73BD8"/>
    <w:rsid w:val="00E74255"/>
    <w:rsid w:val="00E74615"/>
    <w:rsid w:val="00E74645"/>
    <w:rsid w:val="00E7480E"/>
    <w:rsid w:val="00E751F5"/>
    <w:rsid w:val="00E75372"/>
    <w:rsid w:val="00E75AC4"/>
    <w:rsid w:val="00E76517"/>
    <w:rsid w:val="00E7656E"/>
    <w:rsid w:val="00E768B5"/>
    <w:rsid w:val="00E76DE8"/>
    <w:rsid w:val="00E76F4E"/>
    <w:rsid w:val="00E803D3"/>
    <w:rsid w:val="00E81263"/>
    <w:rsid w:val="00E81421"/>
    <w:rsid w:val="00E82678"/>
    <w:rsid w:val="00E826C9"/>
    <w:rsid w:val="00E82D75"/>
    <w:rsid w:val="00E8340A"/>
    <w:rsid w:val="00E83E24"/>
    <w:rsid w:val="00E85864"/>
    <w:rsid w:val="00E8682A"/>
    <w:rsid w:val="00E86956"/>
    <w:rsid w:val="00E86A86"/>
    <w:rsid w:val="00E87066"/>
    <w:rsid w:val="00E87C1D"/>
    <w:rsid w:val="00E87EB3"/>
    <w:rsid w:val="00E8EE72"/>
    <w:rsid w:val="00E91E2B"/>
    <w:rsid w:val="00E92361"/>
    <w:rsid w:val="00E93403"/>
    <w:rsid w:val="00E9343D"/>
    <w:rsid w:val="00E936CF"/>
    <w:rsid w:val="00E9387E"/>
    <w:rsid w:val="00E94616"/>
    <w:rsid w:val="00E95BED"/>
    <w:rsid w:val="00E96982"/>
    <w:rsid w:val="00E973CC"/>
    <w:rsid w:val="00EA00EF"/>
    <w:rsid w:val="00EA0AF4"/>
    <w:rsid w:val="00EA0D26"/>
    <w:rsid w:val="00EA1130"/>
    <w:rsid w:val="00EA2300"/>
    <w:rsid w:val="00EA29C9"/>
    <w:rsid w:val="00EA2BFB"/>
    <w:rsid w:val="00EA38E4"/>
    <w:rsid w:val="00EA3BFF"/>
    <w:rsid w:val="00EA43DA"/>
    <w:rsid w:val="00EA576B"/>
    <w:rsid w:val="00EA588A"/>
    <w:rsid w:val="00EA5E44"/>
    <w:rsid w:val="00EA7BFB"/>
    <w:rsid w:val="00EB028B"/>
    <w:rsid w:val="00EB054F"/>
    <w:rsid w:val="00EB17AE"/>
    <w:rsid w:val="00EB20F7"/>
    <w:rsid w:val="00EB229E"/>
    <w:rsid w:val="00EB25CD"/>
    <w:rsid w:val="00EB26ED"/>
    <w:rsid w:val="00EB3E7D"/>
    <w:rsid w:val="00EB4675"/>
    <w:rsid w:val="00EB4AE8"/>
    <w:rsid w:val="00EB5A3F"/>
    <w:rsid w:val="00EB5E3C"/>
    <w:rsid w:val="00EB62CE"/>
    <w:rsid w:val="00EB662C"/>
    <w:rsid w:val="00EB66D7"/>
    <w:rsid w:val="00EB6A6C"/>
    <w:rsid w:val="00EB7528"/>
    <w:rsid w:val="00EB7547"/>
    <w:rsid w:val="00EB760A"/>
    <w:rsid w:val="00EB762C"/>
    <w:rsid w:val="00EB7B8F"/>
    <w:rsid w:val="00EC17BA"/>
    <w:rsid w:val="00EC1808"/>
    <w:rsid w:val="00EC194D"/>
    <w:rsid w:val="00EC1D1E"/>
    <w:rsid w:val="00EC2A50"/>
    <w:rsid w:val="00EC2C4B"/>
    <w:rsid w:val="00EC303E"/>
    <w:rsid w:val="00EC3053"/>
    <w:rsid w:val="00EC3B8B"/>
    <w:rsid w:val="00EC407E"/>
    <w:rsid w:val="00EC40DB"/>
    <w:rsid w:val="00EC4726"/>
    <w:rsid w:val="00EC4CD5"/>
    <w:rsid w:val="00EC5D44"/>
    <w:rsid w:val="00EC6117"/>
    <w:rsid w:val="00EC7908"/>
    <w:rsid w:val="00EC7C0F"/>
    <w:rsid w:val="00EC7D68"/>
    <w:rsid w:val="00ED16B9"/>
    <w:rsid w:val="00ED175D"/>
    <w:rsid w:val="00ED1904"/>
    <w:rsid w:val="00ED1A33"/>
    <w:rsid w:val="00ED1D3F"/>
    <w:rsid w:val="00ED2870"/>
    <w:rsid w:val="00ED2C97"/>
    <w:rsid w:val="00ED3A7A"/>
    <w:rsid w:val="00ED3F6A"/>
    <w:rsid w:val="00ED40C7"/>
    <w:rsid w:val="00ED4CFE"/>
    <w:rsid w:val="00ED5336"/>
    <w:rsid w:val="00ED5F9F"/>
    <w:rsid w:val="00ED6D8A"/>
    <w:rsid w:val="00ED6E8C"/>
    <w:rsid w:val="00ED722C"/>
    <w:rsid w:val="00ED7A0F"/>
    <w:rsid w:val="00ED7AE9"/>
    <w:rsid w:val="00EE0120"/>
    <w:rsid w:val="00EE0B8A"/>
    <w:rsid w:val="00EE0C45"/>
    <w:rsid w:val="00EE0CA5"/>
    <w:rsid w:val="00EE0EF8"/>
    <w:rsid w:val="00EE11DA"/>
    <w:rsid w:val="00EE15FF"/>
    <w:rsid w:val="00EE1DA0"/>
    <w:rsid w:val="00EE1E8E"/>
    <w:rsid w:val="00EE1EA0"/>
    <w:rsid w:val="00EE210C"/>
    <w:rsid w:val="00EE21FD"/>
    <w:rsid w:val="00EE2946"/>
    <w:rsid w:val="00EE3172"/>
    <w:rsid w:val="00EE3178"/>
    <w:rsid w:val="00EE3983"/>
    <w:rsid w:val="00EE4493"/>
    <w:rsid w:val="00EE4535"/>
    <w:rsid w:val="00EE4B89"/>
    <w:rsid w:val="00EE55DD"/>
    <w:rsid w:val="00EE6249"/>
    <w:rsid w:val="00EE6D6A"/>
    <w:rsid w:val="00EE713E"/>
    <w:rsid w:val="00EE7F0F"/>
    <w:rsid w:val="00EF0594"/>
    <w:rsid w:val="00EF0A72"/>
    <w:rsid w:val="00EF1438"/>
    <w:rsid w:val="00EF1F37"/>
    <w:rsid w:val="00EF3444"/>
    <w:rsid w:val="00EF403B"/>
    <w:rsid w:val="00EF4D97"/>
    <w:rsid w:val="00EF5C5C"/>
    <w:rsid w:val="00EF5CA3"/>
    <w:rsid w:val="00EF8186"/>
    <w:rsid w:val="00F00ECB"/>
    <w:rsid w:val="00F00F64"/>
    <w:rsid w:val="00F01249"/>
    <w:rsid w:val="00F01385"/>
    <w:rsid w:val="00F0323A"/>
    <w:rsid w:val="00F03300"/>
    <w:rsid w:val="00F045A6"/>
    <w:rsid w:val="00F049AD"/>
    <w:rsid w:val="00F05C84"/>
    <w:rsid w:val="00F06403"/>
    <w:rsid w:val="00F0673A"/>
    <w:rsid w:val="00F06BA9"/>
    <w:rsid w:val="00F075BD"/>
    <w:rsid w:val="00F07F75"/>
    <w:rsid w:val="00F105FF"/>
    <w:rsid w:val="00F10D9E"/>
    <w:rsid w:val="00F10DAE"/>
    <w:rsid w:val="00F115D7"/>
    <w:rsid w:val="00F1196B"/>
    <w:rsid w:val="00F11FEB"/>
    <w:rsid w:val="00F1283A"/>
    <w:rsid w:val="00F1371F"/>
    <w:rsid w:val="00F13A7C"/>
    <w:rsid w:val="00F13B8C"/>
    <w:rsid w:val="00F13C64"/>
    <w:rsid w:val="00F1449B"/>
    <w:rsid w:val="00F14545"/>
    <w:rsid w:val="00F15023"/>
    <w:rsid w:val="00F1532D"/>
    <w:rsid w:val="00F15E79"/>
    <w:rsid w:val="00F16619"/>
    <w:rsid w:val="00F169FB"/>
    <w:rsid w:val="00F175FA"/>
    <w:rsid w:val="00F17614"/>
    <w:rsid w:val="00F17FA9"/>
    <w:rsid w:val="00F20400"/>
    <w:rsid w:val="00F206BF"/>
    <w:rsid w:val="00F2081E"/>
    <w:rsid w:val="00F20AB2"/>
    <w:rsid w:val="00F21000"/>
    <w:rsid w:val="00F2149C"/>
    <w:rsid w:val="00F2314B"/>
    <w:rsid w:val="00F235CC"/>
    <w:rsid w:val="00F242D4"/>
    <w:rsid w:val="00F2469E"/>
    <w:rsid w:val="00F248F3"/>
    <w:rsid w:val="00F24BFA"/>
    <w:rsid w:val="00F260FF"/>
    <w:rsid w:val="00F27AEC"/>
    <w:rsid w:val="00F3062F"/>
    <w:rsid w:val="00F30B2A"/>
    <w:rsid w:val="00F3104D"/>
    <w:rsid w:val="00F311DC"/>
    <w:rsid w:val="00F321FA"/>
    <w:rsid w:val="00F32C71"/>
    <w:rsid w:val="00F340FF"/>
    <w:rsid w:val="00F34360"/>
    <w:rsid w:val="00F347A5"/>
    <w:rsid w:val="00F350BC"/>
    <w:rsid w:val="00F351D4"/>
    <w:rsid w:val="00F35C4A"/>
    <w:rsid w:val="00F3641F"/>
    <w:rsid w:val="00F369C3"/>
    <w:rsid w:val="00F36EED"/>
    <w:rsid w:val="00F3722D"/>
    <w:rsid w:val="00F4022D"/>
    <w:rsid w:val="00F40ED1"/>
    <w:rsid w:val="00F41728"/>
    <w:rsid w:val="00F4220C"/>
    <w:rsid w:val="00F422D5"/>
    <w:rsid w:val="00F425CB"/>
    <w:rsid w:val="00F42ACE"/>
    <w:rsid w:val="00F42C6F"/>
    <w:rsid w:val="00F42E80"/>
    <w:rsid w:val="00F42FEC"/>
    <w:rsid w:val="00F432CA"/>
    <w:rsid w:val="00F43348"/>
    <w:rsid w:val="00F4427A"/>
    <w:rsid w:val="00F445C1"/>
    <w:rsid w:val="00F44D6D"/>
    <w:rsid w:val="00F45205"/>
    <w:rsid w:val="00F46032"/>
    <w:rsid w:val="00F4730D"/>
    <w:rsid w:val="00F47BC8"/>
    <w:rsid w:val="00F50239"/>
    <w:rsid w:val="00F5268D"/>
    <w:rsid w:val="00F52A0F"/>
    <w:rsid w:val="00F52B27"/>
    <w:rsid w:val="00F52DCF"/>
    <w:rsid w:val="00F52E0D"/>
    <w:rsid w:val="00F52F10"/>
    <w:rsid w:val="00F532A5"/>
    <w:rsid w:val="00F536B2"/>
    <w:rsid w:val="00F537FC"/>
    <w:rsid w:val="00F54183"/>
    <w:rsid w:val="00F5473A"/>
    <w:rsid w:val="00F54A9D"/>
    <w:rsid w:val="00F55395"/>
    <w:rsid w:val="00F5642E"/>
    <w:rsid w:val="00F56E34"/>
    <w:rsid w:val="00F56F9F"/>
    <w:rsid w:val="00F56FB2"/>
    <w:rsid w:val="00F56FB4"/>
    <w:rsid w:val="00F5704C"/>
    <w:rsid w:val="00F57153"/>
    <w:rsid w:val="00F5766D"/>
    <w:rsid w:val="00F5772F"/>
    <w:rsid w:val="00F57949"/>
    <w:rsid w:val="00F579E0"/>
    <w:rsid w:val="00F57D66"/>
    <w:rsid w:val="00F57E03"/>
    <w:rsid w:val="00F60208"/>
    <w:rsid w:val="00F60596"/>
    <w:rsid w:val="00F610F8"/>
    <w:rsid w:val="00F6139B"/>
    <w:rsid w:val="00F6153A"/>
    <w:rsid w:val="00F63193"/>
    <w:rsid w:val="00F63F10"/>
    <w:rsid w:val="00F65363"/>
    <w:rsid w:val="00F66B2C"/>
    <w:rsid w:val="00F70FB6"/>
    <w:rsid w:val="00F711E0"/>
    <w:rsid w:val="00F727E1"/>
    <w:rsid w:val="00F72917"/>
    <w:rsid w:val="00F72CAD"/>
    <w:rsid w:val="00F73198"/>
    <w:rsid w:val="00F732FC"/>
    <w:rsid w:val="00F75445"/>
    <w:rsid w:val="00F7584E"/>
    <w:rsid w:val="00F75C82"/>
    <w:rsid w:val="00F7619B"/>
    <w:rsid w:val="00F76212"/>
    <w:rsid w:val="00F76F26"/>
    <w:rsid w:val="00F770D0"/>
    <w:rsid w:val="00F776E5"/>
    <w:rsid w:val="00F77E08"/>
    <w:rsid w:val="00F77EC0"/>
    <w:rsid w:val="00F8002D"/>
    <w:rsid w:val="00F8005D"/>
    <w:rsid w:val="00F805A5"/>
    <w:rsid w:val="00F818E7"/>
    <w:rsid w:val="00F81F58"/>
    <w:rsid w:val="00F8203A"/>
    <w:rsid w:val="00F820F0"/>
    <w:rsid w:val="00F8273E"/>
    <w:rsid w:val="00F82A3C"/>
    <w:rsid w:val="00F82F1E"/>
    <w:rsid w:val="00F83182"/>
    <w:rsid w:val="00F8382E"/>
    <w:rsid w:val="00F83A16"/>
    <w:rsid w:val="00F83E0E"/>
    <w:rsid w:val="00F83F4D"/>
    <w:rsid w:val="00F83F56"/>
    <w:rsid w:val="00F849D5"/>
    <w:rsid w:val="00F86913"/>
    <w:rsid w:val="00F86939"/>
    <w:rsid w:val="00F8693C"/>
    <w:rsid w:val="00F8699B"/>
    <w:rsid w:val="00F87563"/>
    <w:rsid w:val="00F87C67"/>
    <w:rsid w:val="00F909FB"/>
    <w:rsid w:val="00F90C96"/>
    <w:rsid w:val="00F90D5A"/>
    <w:rsid w:val="00F91583"/>
    <w:rsid w:val="00F9166B"/>
    <w:rsid w:val="00F927D9"/>
    <w:rsid w:val="00F92C9E"/>
    <w:rsid w:val="00F92E9C"/>
    <w:rsid w:val="00F9347F"/>
    <w:rsid w:val="00F93617"/>
    <w:rsid w:val="00F93B98"/>
    <w:rsid w:val="00F93C0B"/>
    <w:rsid w:val="00F9415A"/>
    <w:rsid w:val="00F94C2E"/>
    <w:rsid w:val="00F94E2A"/>
    <w:rsid w:val="00F95703"/>
    <w:rsid w:val="00F964FB"/>
    <w:rsid w:val="00F96C28"/>
    <w:rsid w:val="00F96D8B"/>
    <w:rsid w:val="00F972BD"/>
    <w:rsid w:val="00F979F0"/>
    <w:rsid w:val="00F97F9B"/>
    <w:rsid w:val="00FA03A6"/>
    <w:rsid w:val="00FA07B8"/>
    <w:rsid w:val="00FA193D"/>
    <w:rsid w:val="00FA30D9"/>
    <w:rsid w:val="00FA319E"/>
    <w:rsid w:val="00FA377C"/>
    <w:rsid w:val="00FA3ACA"/>
    <w:rsid w:val="00FA43B7"/>
    <w:rsid w:val="00FA6E99"/>
    <w:rsid w:val="00FA6E9C"/>
    <w:rsid w:val="00FA7065"/>
    <w:rsid w:val="00FA70D6"/>
    <w:rsid w:val="00FA726F"/>
    <w:rsid w:val="00FB07C2"/>
    <w:rsid w:val="00FB0AFA"/>
    <w:rsid w:val="00FB0AFF"/>
    <w:rsid w:val="00FB139B"/>
    <w:rsid w:val="00FB14FC"/>
    <w:rsid w:val="00FB17EE"/>
    <w:rsid w:val="00FB1ED9"/>
    <w:rsid w:val="00FB2536"/>
    <w:rsid w:val="00FB271C"/>
    <w:rsid w:val="00FB282A"/>
    <w:rsid w:val="00FB2A99"/>
    <w:rsid w:val="00FB322B"/>
    <w:rsid w:val="00FB33C5"/>
    <w:rsid w:val="00FB33F7"/>
    <w:rsid w:val="00FB3DA4"/>
    <w:rsid w:val="00FB49DD"/>
    <w:rsid w:val="00FB4D9D"/>
    <w:rsid w:val="00FB586E"/>
    <w:rsid w:val="00FB5AED"/>
    <w:rsid w:val="00FB60D9"/>
    <w:rsid w:val="00FB69A6"/>
    <w:rsid w:val="00FB6C06"/>
    <w:rsid w:val="00FB7A5A"/>
    <w:rsid w:val="00FB7AB5"/>
    <w:rsid w:val="00FC0248"/>
    <w:rsid w:val="00FC0435"/>
    <w:rsid w:val="00FC12BA"/>
    <w:rsid w:val="00FC1AE0"/>
    <w:rsid w:val="00FC1B6C"/>
    <w:rsid w:val="00FC1EF3"/>
    <w:rsid w:val="00FC203F"/>
    <w:rsid w:val="00FC214A"/>
    <w:rsid w:val="00FC2BD2"/>
    <w:rsid w:val="00FC3124"/>
    <w:rsid w:val="00FC32AB"/>
    <w:rsid w:val="00FC374E"/>
    <w:rsid w:val="00FC4834"/>
    <w:rsid w:val="00FC4DFE"/>
    <w:rsid w:val="00FC4E47"/>
    <w:rsid w:val="00FC56BB"/>
    <w:rsid w:val="00FC5DB2"/>
    <w:rsid w:val="00FC62E8"/>
    <w:rsid w:val="00FC6C10"/>
    <w:rsid w:val="00FC6CF2"/>
    <w:rsid w:val="00FC6E7A"/>
    <w:rsid w:val="00FC7948"/>
    <w:rsid w:val="00FD0007"/>
    <w:rsid w:val="00FD00B9"/>
    <w:rsid w:val="00FD04F9"/>
    <w:rsid w:val="00FD0D02"/>
    <w:rsid w:val="00FD1CE7"/>
    <w:rsid w:val="00FD202B"/>
    <w:rsid w:val="00FD2047"/>
    <w:rsid w:val="00FD21FE"/>
    <w:rsid w:val="00FD281A"/>
    <w:rsid w:val="00FD4623"/>
    <w:rsid w:val="00FD480C"/>
    <w:rsid w:val="00FD4A95"/>
    <w:rsid w:val="00FD509B"/>
    <w:rsid w:val="00FD56B7"/>
    <w:rsid w:val="00FD57B1"/>
    <w:rsid w:val="00FD6D05"/>
    <w:rsid w:val="00FE0046"/>
    <w:rsid w:val="00FE023B"/>
    <w:rsid w:val="00FE04BE"/>
    <w:rsid w:val="00FE1C37"/>
    <w:rsid w:val="00FE1E54"/>
    <w:rsid w:val="00FE272E"/>
    <w:rsid w:val="00FE2CCE"/>
    <w:rsid w:val="00FE2F45"/>
    <w:rsid w:val="00FE3899"/>
    <w:rsid w:val="00FE3DB1"/>
    <w:rsid w:val="00FE5384"/>
    <w:rsid w:val="00FE581B"/>
    <w:rsid w:val="00FE58C2"/>
    <w:rsid w:val="00FE5F1D"/>
    <w:rsid w:val="00FE604E"/>
    <w:rsid w:val="00FE620C"/>
    <w:rsid w:val="00FE6567"/>
    <w:rsid w:val="00FE6B41"/>
    <w:rsid w:val="00FE74C3"/>
    <w:rsid w:val="00FE7A2B"/>
    <w:rsid w:val="00FE7AE8"/>
    <w:rsid w:val="00FE7EFB"/>
    <w:rsid w:val="00FE7F8D"/>
    <w:rsid w:val="00FE8347"/>
    <w:rsid w:val="00FF0309"/>
    <w:rsid w:val="00FF042A"/>
    <w:rsid w:val="00FF0540"/>
    <w:rsid w:val="00FF05CF"/>
    <w:rsid w:val="00FF0D06"/>
    <w:rsid w:val="00FF0E19"/>
    <w:rsid w:val="00FF0F37"/>
    <w:rsid w:val="00FF1751"/>
    <w:rsid w:val="00FF185A"/>
    <w:rsid w:val="00FF1C26"/>
    <w:rsid w:val="00FF2758"/>
    <w:rsid w:val="00FF2966"/>
    <w:rsid w:val="00FF2F48"/>
    <w:rsid w:val="00FF3184"/>
    <w:rsid w:val="00FF3616"/>
    <w:rsid w:val="00FF3C37"/>
    <w:rsid w:val="00FF430B"/>
    <w:rsid w:val="00FF43FC"/>
    <w:rsid w:val="00FF48CB"/>
    <w:rsid w:val="00FF4986"/>
    <w:rsid w:val="00FF5D7A"/>
    <w:rsid w:val="00FF5E99"/>
    <w:rsid w:val="00FF627D"/>
    <w:rsid w:val="00FF646B"/>
    <w:rsid w:val="00FF67EE"/>
    <w:rsid w:val="00FF69B4"/>
    <w:rsid w:val="00FF6DED"/>
    <w:rsid w:val="00FF6F6F"/>
    <w:rsid w:val="00FF6F78"/>
    <w:rsid w:val="00FF7A7F"/>
    <w:rsid w:val="010B6C44"/>
    <w:rsid w:val="010CDA1F"/>
    <w:rsid w:val="010DCF7E"/>
    <w:rsid w:val="01153163"/>
    <w:rsid w:val="0117E0AC"/>
    <w:rsid w:val="0118503D"/>
    <w:rsid w:val="011F2BD9"/>
    <w:rsid w:val="01211431"/>
    <w:rsid w:val="012725AE"/>
    <w:rsid w:val="012AACCB"/>
    <w:rsid w:val="012FA2AC"/>
    <w:rsid w:val="01393969"/>
    <w:rsid w:val="01394CCE"/>
    <w:rsid w:val="013E2FEB"/>
    <w:rsid w:val="0149CBDD"/>
    <w:rsid w:val="014F1BBB"/>
    <w:rsid w:val="0157D113"/>
    <w:rsid w:val="0161052B"/>
    <w:rsid w:val="0164057F"/>
    <w:rsid w:val="01728B32"/>
    <w:rsid w:val="01833EC7"/>
    <w:rsid w:val="0187AECE"/>
    <w:rsid w:val="01896ADF"/>
    <w:rsid w:val="018C36C2"/>
    <w:rsid w:val="018CEDAC"/>
    <w:rsid w:val="01917B2D"/>
    <w:rsid w:val="01926443"/>
    <w:rsid w:val="0197730A"/>
    <w:rsid w:val="019931D2"/>
    <w:rsid w:val="019AC5A9"/>
    <w:rsid w:val="01A4C1D2"/>
    <w:rsid w:val="01A4FBFE"/>
    <w:rsid w:val="01B82EC9"/>
    <w:rsid w:val="01B94843"/>
    <w:rsid w:val="01BE3438"/>
    <w:rsid w:val="01C50D12"/>
    <w:rsid w:val="01CA5B27"/>
    <w:rsid w:val="01DE9AE6"/>
    <w:rsid w:val="01E65F2D"/>
    <w:rsid w:val="01E92F7A"/>
    <w:rsid w:val="01F0EA80"/>
    <w:rsid w:val="02027549"/>
    <w:rsid w:val="020D9902"/>
    <w:rsid w:val="020F5216"/>
    <w:rsid w:val="0211DBC1"/>
    <w:rsid w:val="021E9BDF"/>
    <w:rsid w:val="0228EA3B"/>
    <w:rsid w:val="02298D91"/>
    <w:rsid w:val="022F8C12"/>
    <w:rsid w:val="023B74AC"/>
    <w:rsid w:val="023F45EB"/>
    <w:rsid w:val="024782D8"/>
    <w:rsid w:val="024847E6"/>
    <w:rsid w:val="0248759B"/>
    <w:rsid w:val="0259158D"/>
    <w:rsid w:val="0262ACE0"/>
    <w:rsid w:val="0265EB71"/>
    <w:rsid w:val="02668649"/>
    <w:rsid w:val="026C80A4"/>
    <w:rsid w:val="0276BB5C"/>
    <w:rsid w:val="02821609"/>
    <w:rsid w:val="0288A72D"/>
    <w:rsid w:val="028A170E"/>
    <w:rsid w:val="0293C6A3"/>
    <w:rsid w:val="02A1841D"/>
    <w:rsid w:val="02A1C5E0"/>
    <w:rsid w:val="02A29E49"/>
    <w:rsid w:val="02A2BB70"/>
    <w:rsid w:val="02A450D3"/>
    <w:rsid w:val="02AE0E95"/>
    <w:rsid w:val="02B05EE1"/>
    <w:rsid w:val="02B0FBE4"/>
    <w:rsid w:val="02BD8DD2"/>
    <w:rsid w:val="02C0E02C"/>
    <w:rsid w:val="02C663E4"/>
    <w:rsid w:val="02C67D2C"/>
    <w:rsid w:val="02C9922B"/>
    <w:rsid w:val="02D9EB5D"/>
    <w:rsid w:val="02DEBA8B"/>
    <w:rsid w:val="02E61926"/>
    <w:rsid w:val="02E7A7AC"/>
    <w:rsid w:val="02EDCAD9"/>
    <w:rsid w:val="02F3A174"/>
    <w:rsid w:val="02F897CD"/>
    <w:rsid w:val="02FE2BB7"/>
    <w:rsid w:val="02FE338E"/>
    <w:rsid w:val="02FF60E3"/>
    <w:rsid w:val="0306CCB7"/>
    <w:rsid w:val="03142106"/>
    <w:rsid w:val="0316D0A6"/>
    <w:rsid w:val="031C865E"/>
    <w:rsid w:val="031F40C4"/>
    <w:rsid w:val="0325BF28"/>
    <w:rsid w:val="0326385A"/>
    <w:rsid w:val="032C0ED6"/>
    <w:rsid w:val="032F222C"/>
    <w:rsid w:val="03304741"/>
    <w:rsid w:val="033F5524"/>
    <w:rsid w:val="0343AA01"/>
    <w:rsid w:val="034A25CF"/>
    <w:rsid w:val="034DCAB6"/>
    <w:rsid w:val="0353C4DB"/>
    <w:rsid w:val="0354D9E4"/>
    <w:rsid w:val="03618787"/>
    <w:rsid w:val="036B6A45"/>
    <w:rsid w:val="036CB189"/>
    <w:rsid w:val="037071EC"/>
    <w:rsid w:val="03814371"/>
    <w:rsid w:val="038348E8"/>
    <w:rsid w:val="038761A3"/>
    <w:rsid w:val="038883FA"/>
    <w:rsid w:val="038F2B1A"/>
    <w:rsid w:val="039FD155"/>
    <w:rsid w:val="03A5C80F"/>
    <w:rsid w:val="03A9D915"/>
    <w:rsid w:val="03AC5167"/>
    <w:rsid w:val="03AF291E"/>
    <w:rsid w:val="03BE9A99"/>
    <w:rsid w:val="03C9A21B"/>
    <w:rsid w:val="03CE1C78"/>
    <w:rsid w:val="03D9A046"/>
    <w:rsid w:val="03DB66F4"/>
    <w:rsid w:val="03DE51AF"/>
    <w:rsid w:val="03E76382"/>
    <w:rsid w:val="03F8234C"/>
    <w:rsid w:val="03FD290C"/>
    <w:rsid w:val="04092422"/>
    <w:rsid w:val="04097BD2"/>
    <w:rsid w:val="0409916A"/>
    <w:rsid w:val="04135669"/>
    <w:rsid w:val="042B8412"/>
    <w:rsid w:val="04351171"/>
    <w:rsid w:val="043785CD"/>
    <w:rsid w:val="043C9E3A"/>
    <w:rsid w:val="043E8BD1"/>
    <w:rsid w:val="04453887"/>
    <w:rsid w:val="045E56AA"/>
    <w:rsid w:val="04614678"/>
    <w:rsid w:val="04624D8D"/>
    <w:rsid w:val="0462C038"/>
    <w:rsid w:val="04643AEF"/>
    <w:rsid w:val="0467683D"/>
    <w:rsid w:val="0468AFEA"/>
    <w:rsid w:val="046BED90"/>
    <w:rsid w:val="04748A7B"/>
    <w:rsid w:val="047744BD"/>
    <w:rsid w:val="04793CFB"/>
    <w:rsid w:val="047A168B"/>
    <w:rsid w:val="049688CC"/>
    <w:rsid w:val="04A1A410"/>
    <w:rsid w:val="04A5017C"/>
    <w:rsid w:val="04AB00D5"/>
    <w:rsid w:val="04BA42E6"/>
    <w:rsid w:val="04BC8FE5"/>
    <w:rsid w:val="04C35856"/>
    <w:rsid w:val="04C80A4D"/>
    <w:rsid w:val="04E25CB6"/>
    <w:rsid w:val="04FAAF52"/>
    <w:rsid w:val="04FD499E"/>
    <w:rsid w:val="0510536E"/>
    <w:rsid w:val="0516151E"/>
    <w:rsid w:val="051983DF"/>
    <w:rsid w:val="051E780F"/>
    <w:rsid w:val="0523A851"/>
    <w:rsid w:val="052501C3"/>
    <w:rsid w:val="052C87FD"/>
    <w:rsid w:val="053035E9"/>
    <w:rsid w:val="0532F57A"/>
    <w:rsid w:val="05334B69"/>
    <w:rsid w:val="053875D0"/>
    <w:rsid w:val="05389BBB"/>
    <w:rsid w:val="0539C3AC"/>
    <w:rsid w:val="053AF588"/>
    <w:rsid w:val="053C812F"/>
    <w:rsid w:val="053CE823"/>
    <w:rsid w:val="053DA09B"/>
    <w:rsid w:val="054A46CC"/>
    <w:rsid w:val="054B3AA8"/>
    <w:rsid w:val="054B4DD4"/>
    <w:rsid w:val="055BC6EC"/>
    <w:rsid w:val="05674733"/>
    <w:rsid w:val="05678FCF"/>
    <w:rsid w:val="05693013"/>
    <w:rsid w:val="0580855B"/>
    <w:rsid w:val="058460D4"/>
    <w:rsid w:val="05857B9E"/>
    <w:rsid w:val="058856D7"/>
    <w:rsid w:val="058B0767"/>
    <w:rsid w:val="058C59F6"/>
    <w:rsid w:val="0590C9C4"/>
    <w:rsid w:val="0590E4F6"/>
    <w:rsid w:val="0593F36D"/>
    <w:rsid w:val="0598E818"/>
    <w:rsid w:val="059A6165"/>
    <w:rsid w:val="059B69F3"/>
    <w:rsid w:val="059C529E"/>
    <w:rsid w:val="05AA2B85"/>
    <w:rsid w:val="05ACEB65"/>
    <w:rsid w:val="05CB5110"/>
    <w:rsid w:val="05D24C76"/>
    <w:rsid w:val="05DBEBF5"/>
    <w:rsid w:val="05E62C3E"/>
    <w:rsid w:val="05F691D9"/>
    <w:rsid w:val="0601B915"/>
    <w:rsid w:val="060D5467"/>
    <w:rsid w:val="060FE23E"/>
    <w:rsid w:val="061357E6"/>
    <w:rsid w:val="06150B29"/>
    <w:rsid w:val="061E535B"/>
    <w:rsid w:val="062BCAFE"/>
    <w:rsid w:val="062F90E3"/>
    <w:rsid w:val="0635F041"/>
    <w:rsid w:val="0649CCC3"/>
    <w:rsid w:val="064D6B3A"/>
    <w:rsid w:val="06508429"/>
    <w:rsid w:val="0652F5FD"/>
    <w:rsid w:val="0658F5D5"/>
    <w:rsid w:val="065CE76C"/>
    <w:rsid w:val="065EE2AD"/>
    <w:rsid w:val="066041BD"/>
    <w:rsid w:val="066341F4"/>
    <w:rsid w:val="066B7C8B"/>
    <w:rsid w:val="066F0757"/>
    <w:rsid w:val="0671905F"/>
    <w:rsid w:val="067BBF64"/>
    <w:rsid w:val="067CFE27"/>
    <w:rsid w:val="068368DE"/>
    <w:rsid w:val="068A3FFF"/>
    <w:rsid w:val="068E51D0"/>
    <w:rsid w:val="0691EC2A"/>
    <w:rsid w:val="06926A85"/>
    <w:rsid w:val="0693E035"/>
    <w:rsid w:val="06961C46"/>
    <w:rsid w:val="06962684"/>
    <w:rsid w:val="0696A18D"/>
    <w:rsid w:val="06A034C2"/>
    <w:rsid w:val="06A173B8"/>
    <w:rsid w:val="06A3FFD5"/>
    <w:rsid w:val="06B15C4F"/>
    <w:rsid w:val="06D7038A"/>
    <w:rsid w:val="06F79A11"/>
    <w:rsid w:val="06FFCA04"/>
    <w:rsid w:val="07043DBD"/>
    <w:rsid w:val="070AA87F"/>
    <w:rsid w:val="070F6759"/>
    <w:rsid w:val="0713A980"/>
    <w:rsid w:val="0713F2CD"/>
    <w:rsid w:val="071F2D99"/>
    <w:rsid w:val="074004F2"/>
    <w:rsid w:val="07423F6A"/>
    <w:rsid w:val="0748F520"/>
    <w:rsid w:val="074CDBF6"/>
    <w:rsid w:val="074FAEE6"/>
    <w:rsid w:val="07536EE8"/>
    <w:rsid w:val="076140F7"/>
    <w:rsid w:val="07738F64"/>
    <w:rsid w:val="0773E952"/>
    <w:rsid w:val="077E9A6B"/>
    <w:rsid w:val="0783334D"/>
    <w:rsid w:val="078348C3"/>
    <w:rsid w:val="07870CC8"/>
    <w:rsid w:val="078A46B4"/>
    <w:rsid w:val="079594E3"/>
    <w:rsid w:val="0795C8BA"/>
    <w:rsid w:val="0796C846"/>
    <w:rsid w:val="0797C2C8"/>
    <w:rsid w:val="07A03A5E"/>
    <w:rsid w:val="07A9A736"/>
    <w:rsid w:val="07AD470A"/>
    <w:rsid w:val="07ADC18C"/>
    <w:rsid w:val="07B40C1B"/>
    <w:rsid w:val="07B66853"/>
    <w:rsid w:val="07C0DC25"/>
    <w:rsid w:val="07C0F1D1"/>
    <w:rsid w:val="07C7C7C1"/>
    <w:rsid w:val="07CC7B77"/>
    <w:rsid w:val="07D285DE"/>
    <w:rsid w:val="07D2D220"/>
    <w:rsid w:val="07DCD067"/>
    <w:rsid w:val="07E1FEEA"/>
    <w:rsid w:val="07E27DAF"/>
    <w:rsid w:val="07E5309B"/>
    <w:rsid w:val="07E62435"/>
    <w:rsid w:val="07E8BD22"/>
    <w:rsid w:val="07EDBFE8"/>
    <w:rsid w:val="07F8387E"/>
    <w:rsid w:val="07FB7846"/>
    <w:rsid w:val="07FF7FE8"/>
    <w:rsid w:val="080409A9"/>
    <w:rsid w:val="080E02A5"/>
    <w:rsid w:val="08134C21"/>
    <w:rsid w:val="08153644"/>
    <w:rsid w:val="082664A9"/>
    <w:rsid w:val="08269804"/>
    <w:rsid w:val="082E52FA"/>
    <w:rsid w:val="082F9905"/>
    <w:rsid w:val="0834C52F"/>
    <w:rsid w:val="0835343E"/>
    <w:rsid w:val="083F5D6E"/>
    <w:rsid w:val="0844C68F"/>
    <w:rsid w:val="0844CFEB"/>
    <w:rsid w:val="0849F7B4"/>
    <w:rsid w:val="084D86BF"/>
    <w:rsid w:val="085608A6"/>
    <w:rsid w:val="08602C04"/>
    <w:rsid w:val="0869F42C"/>
    <w:rsid w:val="087320A9"/>
    <w:rsid w:val="089F2887"/>
    <w:rsid w:val="08A1FF7E"/>
    <w:rsid w:val="08B263A6"/>
    <w:rsid w:val="08BBD8BA"/>
    <w:rsid w:val="08C00592"/>
    <w:rsid w:val="08C29F1E"/>
    <w:rsid w:val="08CCB09C"/>
    <w:rsid w:val="08D0F49B"/>
    <w:rsid w:val="08D2614B"/>
    <w:rsid w:val="08D2CCAD"/>
    <w:rsid w:val="08D30AB5"/>
    <w:rsid w:val="08E5AF7F"/>
    <w:rsid w:val="08EDE148"/>
    <w:rsid w:val="08F3552A"/>
    <w:rsid w:val="08F548C2"/>
    <w:rsid w:val="08F6B9C1"/>
    <w:rsid w:val="08F9159F"/>
    <w:rsid w:val="09099D1E"/>
    <w:rsid w:val="090B4E97"/>
    <w:rsid w:val="09122BB9"/>
    <w:rsid w:val="091A6ACC"/>
    <w:rsid w:val="091F5FFF"/>
    <w:rsid w:val="09208CAD"/>
    <w:rsid w:val="0921F753"/>
    <w:rsid w:val="0923856D"/>
    <w:rsid w:val="0924A2B5"/>
    <w:rsid w:val="093066BE"/>
    <w:rsid w:val="0936CC76"/>
    <w:rsid w:val="093E872B"/>
    <w:rsid w:val="093EF911"/>
    <w:rsid w:val="093F1547"/>
    <w:rsid w:val="09466566"/>
    <w:rsid w:val="0946C602"/>
    <w:rsid w:val="09473DFF"/>
    <w:rsid w:val="0958D421"/>
    <w:rsid w:val="095D0A87"/>
    <w:rsid w:val="09656BC9"/>
    <w:rsid w:val="0975BD3C"/>
    <w:rsid w:val="09811052"/>
    <w:rsid w:val="098A6F8C"/>
    <w:rsid w:val="09934A64"/>
    <w:rsid w:val="099812F0"/>
    <w:rsid w:val="099C81E1"/>
    <w:rsid w:val="09A03CE4"/>
    <w:rsid w:val="09A08532"/>
    <w:rsid w:val="09AA588A"/>
    <w:rsid w:val="09AA6562"/>
    <w:rsid w:val="09B12AB8"/>
    <w:rsid w:val="09B510F3"/>
    <w:rsid w:val="09B58E44"/>
    <w:rsid w:val="09BCBBFB"/>
    <w:rsid w:val="09BEB89A"/>
    <w:rsid w:val="09C7FD48"/>
    <w:rsid w:val="09C7FEFD"/>
    <w:rsid w:val="09CA235B"/>
    <w:rsid w:val="09D1AFEA"/>
    <w:rsid w:val="09E96B23"/>
    <w:rsid w:val="09F6679B"/>
    <w:rsid w:val="09F6A855"/>
    <w:rsid w:val="09F78D90"/>
    <w:rsid w:val="0A0744DA"/>
    <w:rsid w:val="0A079E8B"/>
    <w:rsid w:val="0A13C59E"/>
    <w:rsid w:val="0A168B8F"/>
    <w:rsid w:val="0A19FBC5"/>
    <w:rsid w:val="0A1BBCDC"/>
    <w:rsid w:val="0A1CD95A"/>
    <w:rsid w:val="0A1FC906"/>
    <w:rsid w:val="0A2BF2D6"/>
    <w:rsid w:val="0A310E62"/>
    <w:rsid w:val="0A33F402"/>
    <w:rsid w:val="0A418E63"/>
    <w:rsid w:val="0A4F2362"/>
    <w:rsid w:val="0A51E9CF"/>
    <w:rsid w:val="0A548EA0"/>
    <w:rsid w:val="0A5D7557"/>
    <w:rsid w:val="0A5F1E36"/>
    <w:rsid w:val="0A5FC6E2"/>
    <w:rsid w:val="0A62B4A3"/>
    <w:rsid w:val="0A6484EE"/>
    <w:rsid w:val="0A6BBD1A"/>
    <w:rsid w:val="0A747C5A"/>
    <w:rsid w:val="0A75AD76"/>
    <w:rsid w:val="0A7741ED"/>
    <w:rsid w:val="0A80EBC4"/>
    <w:rsid w:val="0A82BC86"/>
    <w:rsid w:val="0A83FEB4"/>
    <w:rsid w:val="0A86B33B"/>
    <w:rsid w:val="0A8A5A67"/>
    <w:rsid w:val="0A8FE5FD"/>
    <w:rsid w:val="0A911923"/>
    <w:rsid w:val="0A927F8A"/>
    <w:rsid w:val="0A94A772"/>
    <w:rsid w:val="0A97B75D"/>
    <w:rsid w:val="0A9C0181"/>
    <w:rsid w:val="0A9D2951"/>
    <w:rsid w:val="0AA9E677"/>
    <w:rsid w:val="0AAB3026"/>
    <w:rsid w:val="0AADCD55"/>
    <w:rsid w:val="0AB586A5"/>
    <w:rsid w:val="0AB76456"/>
    <w:rsid w:val="0AC3E25C"/>
    <w:rsid w:val="0AC713A0"/>
    <w:rsid w:val="0ACF638A"/>
    <w:rsid w:val="0AD2BD25"/>
    <w:rsid w:val="0AD55058"/>
    <w:rsid w:val="0ADAC6D9"/>
    <w:rsid w:val="0AE8BCBD"/>
    <w:rsid w:val="0AF70262"/>
    <w:rsid w:val="0AFE402A"/>
    <w:rsid w:val="0AFE83A3"/>
    <w:rsid w:val="0B017EA3"/>
    <w:rsid w:val="0B01C49A"/>
    <w:rsid w:val="0B06A0DF"/>
    <w:rsid w:val="0B0751DA"/>
    <w:rsid w:val="0B114620"/>
    <w:rsid w:val="0B18CDFC"/>
    <w:rsid w:val="0B19EDC2"/>
    <w:rsid w:val="0B249AD9"/>
    <w:rsid w:val="0B2C0117"/>
    <w:rsid w:val="0B335D08"/>
    <w:rsid w:val="0B3CEAB2"/>
    <w:rsid w:val="0B507565"/>
    <w:rsid w:val="0B51B4B2"/>
    <w:rsid w:val="0B564FA3"/>
    <w:rsid w:val="0B5803E6"/>
    <w:rsid w:val="0B5D4A28"/>
    <w:rsid w:val="0B64D60B"/>
    <w:rsid w:val="0B65F3BC"/>
    <w:rsid w:val="0B687E7C"/>
    <w:rsid w:val="0B6C3AAF"/>
    <w:rsid w:val="0B73C09C"/>
    <w:rsid w:val="0B7903DF"/>
    <w:rsid w:val="0B82B65E"/>
    <w:rsid w:val="0B89E815"/>
    <w:rsid w:val="0B8DEB94"/>
    <w:rsid w:val="0B97CCC6"/>
    <w:rsid w:val="0B99A2C2"/>
    <w:rsid w:val="0B9A550B"/>
    <w:rsid w:val="0BA06038"/>
    <w:rsid w:val="0BA15740"/>
    <w:rsid w:val="0BAA2E41"/>
    <w:rsid w:val="0BAC6E1F"/>
    <w:rsid w:val="0BAF75C6"/>
    <w:rsid w:val="0BB3087B"/>
    <w:rsid w:val="0BBAF555"/>
    <w:rsid w:val="0BBE0F4B"/>
    <w:rsid w:val="0BC5152A"/>
    <w:rsid w:val="0BC5A036"/>
    <w:rsid w:val="0BC9F8DE"/>
    <w:rsid w:val="0BCB3A5B"/>
    <w:rsid w:val="0BD896C0"/>
    <w:rsid w:val="0BDB08A7"/>
    <w:rsid w:val="0BEA6716"/>
    <w:rsid w:val="0BF10EE5"/>
    <w:rsid w:val="0BF64AD4"/>
    <w:rsid w:val="0BFA9380"/>
    <w:rsid w:val="0BFE7F3F"/>
    <w:rsid w:val="0C001340"/>
    <w:rsid w:val="0C0CBC04"/>
    <w:rsid w:val="0C153017"/>
    <w:rsid w:val="0C27F843"/>
    <w:rsid w:val="0C305607"/>
    <w:rsid w:val="0C4A4104"/>
    <w:rsid w:val="0C520B8E"/>
    <w:rsid w:val="0C540B47"/>
    <w:rsid w:val="0C6EF0BC"/>
    <w:rsid w:val="0C71F090"/>
    <w:rsid w:val="0C75C6CA"/>
    <w:rsid w:val="0C818C59"/>
    <w:rsid w:val="0C83E616"/>
    <w:rsid w:val="0C8F8A6C"/>
    <w:rsid w:val="0C935522"/>
    <w:rsid w:val="0C959AEC"/>
    <w:rsid w:val="0C982D22"/>
    <w:rsid w:val="0C987201"/>
    <w:rsid w:val="0CAC5FC7"/>
    <w:rsid w:val="0CB6D785"/>
    <w:rsid w:val="0CB8C3ED"/>
    <w:rsid w:val="0CC82272"/>
    <w:rsid w:val="0CCBA9A1"/>
    <w:rsid w:val="0CD1AD2C"/>
    <w:rsid w:val="0CD75F8C"/>
    <w:rsid w:val="0CE582CE"/>
    <w:rsid w:val="0CF0ADA0"/>
    <w:rsid w:val="0CF4C9E7"/>
    <w:rsid w:val="0CFF9E0A"/>
    <w:rsid w:val="0D06E8FB"/>
    <w:rsid w:val="0D09CD93"/>
    <w:rsid w:val="0D1FFE6A"/>
    <w:rsid w:val="0D203DF6"/>
    <w:rsid w:val="0D223AD1"/>
    <w:rsid w:val="0D242AA3"/>
    <w:rsid w:val="0D2E9D88"/>
    <w:rsid w:val="0D31092D"/>
    <w:rsid w:val="0D380532"/>
    <w:rsid w:val="0D3D852C"/>
    <w:rsid w:val="0D4653C8"/>
    <w:rsid w:val="0D4BD794"/>
    <w:rsid w:val="0D4E58D8"/>
    <w:rsid w:val="0D537BAE"/>
    <w:rsid w:val="0D56BE19"/>
    <w:rsid w:val="0D5B9E19"/>
    <w:rsid w:val="0D776A22"/>
    <w:rsid w:val="0D7B7D9A"/>
    <w:rsid w:val="0D8112F5"/>
    <w:rsid w:val="0D88F29B"/>
    <w:rsid w:val="0D8A7B9A"/>
    <w:rsid w:val="0D8E0446"/>
    <w:rsid w:val="0D932018"/>
    <w:rsid w:val="0D9FC7B0"/>
    <w:rsid w:val="0DA7F4D6"/>
    <w:rsid w:val="0DB88DA4"/>
    <w:rsid w:val="0DBAE84B"/>
    <w:rsid w:val="0DC51D11"/>
    <w:rsid w:val="0DC5797B"/>
    <w:rsid w:val="0DC69F0F"/>
    <w:rsid w:val="0DC75F8A"/>
    <w:rsid w:val="0DC848D0"/>
    <w:rsid w:val="0DC94854"/>
    <w:rsid w:val="0DC98E70"/>
    <w:rsid w:val="0DCB5C54"/>
    <w:rsid w:val="0DCF1ED0"/>
    <w:rsid w:val="0DD1036F"/>
    <w:rsid w:val="0DD2E4CA"/>
    <w:rsid w:val="0DDD8BA6"/>
    <w:rsid w:val="0DEF3873"/>
    <w:rsid w:val="0DF71B8C"/>
    <w:rsid w:val="0E02FB33"/>
    <w:rsid w:val="0E04AD5F"/>
    <w:rsid w:val="0E0D0673"/>
    <w:rsid w:val="0E14DA42"/>
    <w:rsid w:val="0E185F0B"/>
    <w:rsid w:val="0E1B2E43"/>
    <w:rsid w:val="0E1B3D3E"/>
    <w:rsid w:val="0E1BC86B"/>
    <w:rsid w:val="0E1BD4B6"/>
    <w:rsid w:val="0E25B3D3"/>
    <w:rsid w:val="0E27F97D"/>
    <w:rsid w:val="0E2BF58C"/>
    <w:rsid w:val="0E30741E"/>
    <w:rsid w:val="0E33FB02"/>
    <w:rsid w:val="0E3C14BD"/>
    <w:rsid w:val="0E484EB4"/>
    <w:rsid w:val="0E4BE2A1"/>
    <w:rsid w:val="0E52D5BB"/>
    <w:rsid w:val="0E554AAC"/>
    <w:rsid w:val="0E584FEE"/>
    <w:rsid w:val="0E59F531"/>
    <w:rsid w:val="0E5A708A"/>
    <w:rsid w:val="0E5E3097"/>
    <w:rsid w:val="0E6344A0"/>
    <w:rsid w:val="0E65678D"/>
    <w:rsid w:val="0E66BDE2"/>
    <w:rsid w:val="0E6E72EB"/>
    <w:rsid w:val="0E71DBF0"/>
    <w:rsid w:val="0E73FB52"/>
    <w:rsid w:val="0E778E86"/>
    <w:rsid w:val="0E7958D5"/>
    <w:rsid w:val="0E817CC0"/>
    <w:rsid w:val="0E875109"/>
    <w:rsid w:val="0E895597"/>
    <w:rsid w:val="0E8E6F27"/>
    <w:rsid w:val="0E90B2EC"/>
    <w:rsid w:val="0E984974"/>
    <w:rsid w:val="0EA57E69"/>
    <w:rsid w:val="0EA58204"/>
    <w:rsid w:val="0EA767BA"/>
    <w:rsid w:val="0EB08A95"/>
    <w:rsid w:val="0EB4C6C9"/>
    <w:rsid w:val="0EB6C23D"/>
    <w:rsid w:val="0EC04CA8"/>
    <w:rsid w:val="0ED3F767"/>
    <w:rsid w:val="0ED66D1E"/>
    <w:rsid w:val="0EDD5146"/>
    <w:rsid w:val="0EE8322E"/>
    <w:rsid w:val="0EFC0821"/>
    <w:rsid w:val="0F072055"/>
    <w:rsid w:val="0F0D4D56"/>
    <w:rsid w:val="0F14C787"/>
    <w:rsid w:val="0F1AA8B9"/>
    <w:rsid w:val="0F1E8A6E"/>
    <w:rsid w:val="0F244073"/>
    <w:rsid w:val="0F3F24E1"/>
    <w:rsid w:val="0F4A5821"/>
    <w:rsid w:val="0F4CF5F1"/>
    <w:rsid w:val="0F4E05E4"/>
    <w:rsid w:val="0F4F4712"/>
    <w:rsid w:val="0F54D376"/>
    <w:rsid w:val="0F588096"/>
    <w:rsid w:val="0F638D68"/>
    <w:rsid w:val="0F654522"/>
    <w:rsid w:val="0F6A8755"/>
    <w:rsid w:val="0F6F16B8"/>
    <w:rsid w:val="0F6F9803"/>
    <w:rsid w:val="0F723923"/>
    <w:rsid w:val="0F7284F9"/>
    <w:rsid w:val="0F88459B"/>
    <w:rsid w:val="0F8856ED"/>
    <w:rsid w:val="0F8E95A9"/>
    <w:rsid w:val="0F92E835"/>
    <w:rsid w:val="0F977C7E"/>
    <w:rsid w:val="0F9B5202"/>
    <w:rsid w:val="0FA77BEB"/>
    <w:rsid w:val="0FB58545"/>
    <w:rsid w:val="0FB7E3AA"/>
    <w:rsid w:val="0FC9FD40"/>
    <w:rsid w:val="0FD3A2F4"/>
    <w:rsid w:val="0FD46FE4"/>
    <w:rsid w:val="0FD891DA"/>
    <w:rsid w:val="0FE3E1AC"/>
    <w:rsid w:val="0FEBEA07"/>
    <w:rsid w:val="0FF3D098"/>
    <w:rsid w:val="0FF50DA0"/>
    <w:rsid w:val="0FF55466"/>
    <w:rsid w:val="0FF7339E"/>
    <w:rsid w:val="0FF8A0D0"/>
    <w:rsid w:val="0FFE1B60"/>
    <w:rsid w:val="0FFF73AC"/>
    <w:rsid w:val="1004A9C4"/>
    <w:rsid w:val="1005BA3A"/>
    <w:rsid w:val="1008279F"/>
    <w:rsid w:val="10093936"/>
    <w:rsid w:val="100AD68A"/>
    <w:rsid w:val="1010712B"/>
    <w:rsid w:val="1014098D"/>
    <w:rsid w:val="101913A9"/>
    <w:rsid w:val="101D3E2D"/>
    <w:rsid w:val="1020657F"/>
    <w:rsid w:val="102A0A32"/>
    <w:rsid w:val="103E3427"/>
    <w:rsid w:val="10420687"/>
    <w:rsid w:val="1044D632"/>
    <w:rsid w:val="104A46AB"/>
    <w:rsid w:val="104AF6E1"/>
    <w:rsid w:val="105D8776"/>
    <w:rsid w:val="1060B428"/>
    <w:rsid w:val="10663BC9"/>
    <w:rsid w:val="10677696"/>
    <w:rsid w:val="106C4F3D"/>
    <w:rsid w:val="106D502D"/>
    <w:rsid w:val="107AA04F"/>
    <w:rsid w:val="108B21B3"/>
    <w:rsid w:val="109647BF"/>
    <w:rsid w:val="10A5EC58"/>
    <w:rsid w:val="10AB7424"/>
    <w:rsid w:val="10ACBF12"/>
    <w:rsid w:val="10B5F721"/>
    <w:rsid w:val="10B8B5AC"/>
    <w:rsid w:val="10C85FDA"/>
    <w:rsid w:val="10D38463"/>
    <w:rsid w:val="10E131BC"/>
    <w:rsid w:val="10E22A88"/>
    <w:rsid w:val="10F2A334"/>
    <w:rsid w:val="10F3673D"/>
    <w:rsid w:val="10F9C8D0"/>
    <w:rsid w:val="10FC20C5"/>
    <w:rsid w:val="10FFFAA6"/>
    <w:rsid w:val="1101E37C"/>
    <w:rsid w:val="1109CAF4"/>
    <w:rsid w:val="110B2F11"/>
    <w:rsid w:val="110F583A"/>
    <w:rsid w:val="11113767"/>
    <w:rsid w:val="11190279"/>
    <w:rsid w:val="111C4EB6"/>
    <w:rsid w:val="11201E07"/>
    <w:rsid w:val="1124D954"/>
    <w:rsid w:val="11307DF9"/>
    <w:rsid w:val="11324A65"/>
    <w:rsid w:val="113579C2"/>
    <w:rsid w:val="11422241"/>
    <w:rsid w:val="115324C5"/>
    <w:rsid w:val="115874B6"/>
    <w:rsid w:val="115A3560"/>
    <w:rsid w:val="11600831"/>
    <w:rsid w:val="1160A9A8"/>
    <w:rsid w:val="1166CC9E"/>
    <w:rsid w:val="116CF907"/>
    <w:rsid w:val="116F8ADB"/>
    <w:rsid w:val="1176547D"/>
    <w:rsid w:val="118997D1"/>
    <w:rsid w:val="118D7EF1"/>
    <w:rsid w:val="1191CB9A"/>
    <w:rsid w:val="119C6258"/>
    <w:rsid w:val="11A058EB"/>
    <w:rsid w:val="11B235D9"/>
    <w:rsid w:val="11B4CDBA"/>
    <w:rsid w:val="11B4E40A"/>
    <w:rsid w:val="11B6032F"/>
    <w:rsid w:val="11C5514F"/>
    <w:rsid w:val="11C85117"/>
    <w:rsid w:val="11DAFCB3"/>
    <w:rsid w:val="11DE6A0A"/>
    <w:rsid w:val="11E39FED"/>
    <w:rsid w:val="11F25140"/>
    <w:rsid w:val="11F81EA6"/>
    <w:rsid w:val="11FA209C"/>
    <w:rsid w:val="11FA24C5"/>
    <w:rsid w:val="12070E4A"/>
    <w:rsid w:val="120D5A17"/>
    <w:rsid w:val="120F62BA"/>
    <w:rsid w:val="120F6F6E"/>
    <w:rsid w:val="1212A5F6"/>
    <w:rsid w:val="1214A5BE"/>
    <w:rsid w:val="1218AFB3"/>
    <w:rsid w:val="12193337"/>
    <w:rsid w:val="121AA734"/>
    <w:rsid w:val="122B1BAC"/>
    <w:rsid w:val="122C8DA7"/>
    <w:rsid w:val="12374F51"/>
    <w:rsid w:val="1237927F"/>
    <w:rsid w:val="123C51C5"/>
    <w:rsid w:val="123EBA84"/>
    <w:rsid w:val="124C2F9E"/>
    <w:rsid w:val="124FD71E"/>
    <w:rsid w:val="1252FE80"/>
    <w:rsid w:val="12592BED"/>
    <w:rsid w:val="125F08A0"/>
    <w:rsid w:val="125F20E5"/>
    <w:rsid w:val="12614115"/>
    <w:rsid w:val="12614B49"/>
    <w:rsid w:val="1263A864"/>
    <w:rsid w:val="126D407D"/>
    <w:rsid w:val="1271F590"/>
    <w:rsid w:val="12732954"/>
    <w:rsid w:val="12765569"/>
    <w:rsid w:val="1282BAB4"/>
    <w:rsid w:val="128423F2"/>
    <w:rsid w:val="128690FA"/>
    <w:rsid w:val="12896AA8"/>
    <w:rsid w:val="128D3F6D"/>
    <w:rsid w:val="12A5D1FE"/>
    <w:rsid w:val="12A7A481"/>
    <w:rsid w:val="12AA62DE"/>
    <w:rsid w:val="12AA80C0"/>
    <w:rsid w:val="12AA8B17"/>
    <w:rsid w:val="12B4E1C6"/>
    <w:rsid w:val="12B79C5B"/>
    <w:rsid w:val="12B7E7B8"/>
    <w:rsid w:val="12C1099F"/>
    <w:rsid w:val="12C22300"/>
    <w:rsid w:val="12D71A37"/>
    <w:rsid w:val="12E37133"/>
    <w:rsid w:val="12E74D0C"/>
    <w:rsid w:val="12E992E4"/>
    <w:rsid w:val="12EA8519"/>
    <w:rsid w:val="12EE2ADD"/>
    <w:rsid w:val="12F1D8E4"/>
    <w:rsid w:val="12F62739"/>
    <w:rsid w:val="12FFB6EE"/>
    <w:rsid w:val="1306D2CF"/>
    <w:rsid w:val="130AF9CA"/>
    <w:rsid w:val="130DE295"/>
    <w:rsid w:val="1313D4E4"/>
    <w:rsid w:val="13146AC4"/>
    <w:rsid w:val="13175E30"/>
    <w:rsid w:val="132DA703"/>
    <w:rsid w:val="1341A8C0"/>
    <w:rsid w:val="1347DD45"/>
    <w:rsid w:val="13499AEC"/>
    <w:rsid w:val="134C0364"/>
    <w:rsid w:val="134DC047"/>
    <w:rsid w:val="135198D9"/>
    <w:rsid w:val="1355184E"/>
    <w:rsid w:val="1358CE37"/>
    <w:rsid w:val="135B0C21"/>
    <w:rsid w:val="135DDCA2"/>
    <w:rsid w:val="135E8DB8"/>
    <w:rsid w:val="1367DA03"/>
    <w:rsid w:val="13705556"/>
    <w:rsid w:val="137654FA"/>
    <w:rsid w:val="138199D8"/>
    <w:rsid w:val="1384C2FE"/>
    <w:rsid w:val="138632CA"/>
    <w:rsid w:val="1386AFBF"/>
    <w:rsid w:val="138795DC"/>
    <w:rsid w:val="138C7164"/>
    <w:rsid w:val="138E5F0A"/>
    <w:rsid w:val="13955B09"/>
    <w:rsid w:val="1397CEDB"/>
    <w:rsid w:val="139E132F"/>
    <w:rsid w:val="139E2E3D"/>
    <w:rsid w:val="13A3B88C"/>
    <w:rsid w:val="13A5D4DD"/>
    <w:rsid w:val="13AC2123"/>
    <w:rsid w:val="13ACA22D"/>
    <w:rsid w:val="13B51BD2"/>
    <w:rsid w:val="13BDCB2F"/>
    <w:rsid w:val="13BE8F4D"/>
    <w:rsid w:val="13C12587"/>
    <w:rsid w:val="13C43B53"/>
    <w:rsid w:val="13C849B1"/>
    <w:rsid w:val="13C85408"/>
    <w:rsid w:val="13CA2E24"/>
    <w:rsid w:val="13CB3571"/>
    <w:rsid w:val="13E45FD4"/>
    <w:rsid w:val="13EE68D1"/>
    <w:rsid w:val="13F1DB2B"/>
    <w:rsid w:val="1402089F"/>
    <w:rsid w:val="14062498"/>
    <w:rsid w:val="140A5984"/>
    <w:rsid w:val="140D9951"/>
    <w:rsid w:val="1411361A"/>
    <w:rsid w:val="1419CB4A"/>
    <w:rsid w:val="141CC192"/>
    <w:rsid w:val="1422615B"/>
    <w:rsid w:val="1426B1EE"/>
    <w:rsid w:val="1429C528"/>
    <w:rsid w:val="142B3462"/>
    <w:rsid w:val="142D3DB3"/>
    <w:rsid w:val="142F292D"/>
    <w:rsid w:val="14385413"/>
    <w:rsid w:val="1439FC07"/>
    <w:rsid w:val="143E7AE0"/>
    <w:rsid w:val="1442086F"/>
    <w:rsid w:val="1449002E"/>
    <w:rsid w:val="144B237C"/>
    <w:rsid w:val="144BA037"/>
    <w:rsid w:val="1451CD5B"/>
    <w:rsid w:val="1452126C"/>
    <w:rsid w:val="145338E4"/>
    <w:rsid w:val="14566D01"/>
    <w:rsid w:val="1459347E"/>
    <w:rsid w:val="145E71CC"/>
    <w:rsid w:val="145F7D8A"/>
    <w:rsid w:val="1466D4FB"/>
    <w:rsid w:val="1469CB19"/>
    <w:rsid w:val="1469E705"/>
    <w:rsid w:val="146A0852"/>
    <w:rsid w:val="146C1F0A"/>
    <w:rsid w:val="147A193C"/>
    <w:rsid w:val="147AED0E"/>
    <w:rsid w:val="147E5FEF"/>
    <w:rsid w:val="147F83E7"/>
    <w:rsid w:val="1482230C"/>
    <w:rsid w:val="1491F07B"/>
    <w:rsid w:val="1492E78A"/>
    <w:rsid w:val="1497AC64"/>
    <w:rsid w:val="14AF02C8"/>
    <w:rsid w:val="14B2E069"/>
    <w:rsid w:val="14BD586A"/>
    <w:rsid w:val="14C20974"/>
    <w:rsid w:val="14C2BB31"/>
    <w:rsid w:val="14C8695B"/>
    <w:rsid w:val="14D01039"/>
    <w:rsid w:val="14D3AF99"/>
    <w:rsid w:val="14D92B92"/>
    <w:rsid w:val="14DE1155"/>
    <w:rsid w:val="14E1429E"/>
    <w:rsid w:val="14E1BD8C"/>
    <w:rsid w:val="14E4BFDE"/>
    <w:rsid w:val="14E8132F"/>
    <w:rsid w:val="15079537"/>
    <w:rsid w:val="15133482"/>
    <w:rsid w:val="1515C938"/>
    <w:rsid w:val="1518D6B2"/>
    <w:rsid w:val="151B7B97"/>
    <w:rsid w:val="15240F7D"/>
    <w:rsid w:val="15241D3C"/>
    <w:rsid w:val="15263F51"/>
    <w:rsid w:val="152D5E41"/>
    <w:rsid w:val="153300C6"/>
    <w:rsid w:val="1539E390"/>
    <w:rsid w:val="1539F8D9"/>
    <w:rsid w:val="153A78BB"/>
    <w:rsid w:val="15412247"/>
    <w:rsid w:val="15498164"/>
    <w:rsid w:val="155081D5"/>
    <w:rsid w:val="1551F163"/>
    <w:rsid w:val="15570AC3"/>
    <w:rsid w:val="15676212"/>
    <w:rsid w:val="1568C1D3"/>
    <w:rsid w:val="156ABF5D"/>
    <w:rsid w:val="157259F5"/>
    <w:rsid w:val="157F53C9"/>
    <w:rsid w:val="15802E60"/>
    <w:rsid w:val="1591DF82"/>
    <w:rsid w:val="159B791A"/>
    <w:rsid w:val="15A2C5BB"/>
    <w:rsid w:val="15A91102"/>
    <w:rsid w:val="15B39799"/>
    <w:rsid w:val="15C23B52"/>
    <w:rsid w:val="15C6543F"/>
    <w:rsid w:val="15C794F7"/>
    <w:rsid w:val="15D5AF4E"/>
    <w:rsid w:val="15D98B20"/>
    <w:rsid w:val="15DF2133"/>
    <w:rsid w:val="15E51372"/>
    <w:rsid w:val="15EA06EA"/>
    <w:rsid w:val="15ECB559"/>
    <w:rsid w:val="15FBD1B9"/>
    <w:rsid w:val="15FE12E2"/>
    <w:rsid w:val="160232E4"/>
    <w:rsid w:val="160CBE5B"/>
    <w:rsid w:val="160E528F"/>
    <w:rsid w:val="16117A1A"/>
    <w:rsid w:val="16122850"/>
    <w:rsid w:val="1631EFBC"/>
    <w:rsid w:val="163276FB"/>
    <w:rsid w:val="164B75A6"/>
    <w:rsid w:val="1656077F"/>
    <w:rsid w:val="165EC65D"/>
    <w:rsid w:val="1667B942"/>
    <w:rsid w:val="16694241"/>
    <w:rsid w:val="16773B4D"/>
    <w:rsid w:val="16823F3E"/>
    <w:rsid w:val="16841CC1"/>
    <w:rsid w:val="1686BAA9"/>
    <w:rsid w:val="169985A4"/>
    <w:rsid w:val="169A180C"/>
    <w:rsid w:val="16A810EA"/>
    <w:rsid w:val="16A965E8"/>
    <w:rsid w:val="16AE6DD6"/>
    <w:rsid w:val="16B57308"/>
    <w:rsid w:val="16C71B72"/>
    <w:rsid w:val="16D0C3CD"/>
    <w:rsid w:val="16D2EEDC"/>
    <w:rsid w:val="16D928FE"/>
    <w:rsid w:val="16E0B3B7"/>
    <w:rsid w:val="16E21C86"/>
    <w:rsid w:val="16E32FE2"/>
    <w:rsid w:val="16E864D7"/>
    <w:rsid w:val="16ECF617"/>
    <w:rsid w:val="16F77377"/>
    <w:rsid w:val="16FA7A9A"/>
    <w:rsid w:val="17003945"/>
    <w:rsid w:val="1700D912"/>
    <w:rsid w:val="170E2A56"/>
    <w:rsid w:val="17136774"/>
    <w:rsid w:val="1714CAE1"/>
    <w:rsid w:val="1715EA97"/>
    <w:rsid w:val="171A9363"/>
    <w:rsid w:val="171C4FEC"/>
    <w:rsid w:val="171E905A"/>
    <w:rsid w:val="171ECEB8"/>
    <w:rsid w:val="172522A8"/>
    <w:rsid w:val="17259C2D"/>
    <w:rsid w:val="1728EC3B"/>
    <w:rsid w:val="172A43B0"/>
    <w:rsid w:val="17365D7F"/>
    <w:rsid w:val="173C8999"/>
    <w:rsid w:val="173DA562"/>
    <w:rsid w:val="1742C5E7"/>
    <w:rsid w:val="17434537"/>
    <w:rsid w:val="1758E3E1"/>
    <w:rsid w:val="1759804F"/>
    <w:rsid w:val="175F93F9"/>
    <w:rsid w:val="17777453"/>
    <w:rsid w:val="177AFA0E"/>
    <w:rsid w:val="17862E3F"/>
    <w:rsid w:val="1794BE35"/>
    <w:rsid w:val="1797B1B8"/>
    <w:rsid w:val="179D1AEE"/>
    <w:rsid w:val="17A52396"/>
    <w:rsid w:val="17A99A41"/>
    <w:rsid w:val="17AD3046"/>
    <w:rsid w:val="17B69FF1"/>
    <w:rsid w:val="17BE571A"/>
    <w:rsid w:val="17C69E95"/>
    <w:rsid w:val="17C6BF0C"/>
    <w:rsid w:val="17C80939"/>
    <w:rsid w:val="17CC8B9A"/>
    <w:rsid w:val="17CD561A"/>
    <w:rsid w:val="17CF74E7"/>
    <w:rsid w:val="17CF7EC7"/>
    <w:rsid w:val="17D3D588"/>
    <w:rsid w:val="17D6144B"/>
    <w:rsid w:val="17D70851"/>
    <w:rsid w:val="17E9D5F8"/>
    <w:rsid w:val="17ED1576"/>
    <w:rsid w:val="17EF41C2"/>
    <w:rsid w:val="17F4641F"/>
    <w:rsid w:val="1801DAD1"/>
    <w:rsid w:val="180E5C48"/>
    <w:rsid w:val="1812FB32"/>
    <w:rsid w:val="1815C194"/>
    <w:rsid w:val="181C9601"/>
    <w:rsid w:val="181E0F9F"/>
    <w:rsid w:val="181F8170"/>
    <w:rsid w:val="1824ABF3"/>
    <w:rsid w:val="18268CA6"/>
    <w:rsid w:val="1827A9FF"/>
    <w:rsid w:val="183214AE"/>
    <w:rsid w:val="183E5E8A"/>
    <w:rsid w:val="184487B3"/>
    <w:rsid w:val="184827EE"/>
    <w:rsid w:val="1848DE61"/>
    <w:rsid w:val="185DF429"/>
    <w:rsid w:val="18780332"/>
    <w:rsid w:val="18821F97"/>
    <w:rsid w:val="188970DA"/>
    <w:rsid w:val="18914B16"/>
    <w:rsid w:val="189D2890"/>
    <w:rsid w:val="18A1FF6E"/>
    <w:rsid w:val="18AD4849"/>
    <w:rsid w:val="18B59258"/>
    <w:rsid w:val="18B6C7EE"/>
    <w:rsid w:val="18C5ED84"/>
    <w:rsid w:val="18D9DB19"/>
    <w:rsid w:val="18E7789B"/>
    <w:rsid w:val="18E8F0EC"/>
    <w:rsid w:val="18F4A60E"/>
    <w:rsid w:val="18F4E9A4"/>
    <w:rsid w:val="18F65271"/>
    <w:rsid w:val="18F8715C"/>
    <w:rsid w:val="18FB6074"/>
    <w:rsid w:val="1900904F"/>
    <w:rsid w:val="190365E1"/>
    <w:rsid w:val="1906B428"/>
    <w:rsid w:val="1907B4BF"/>
    <w:rsid w:val="1907DEE6"/>
    <w:rsid w:val="19115336"/>
    <w:rsid w:val="1913CC81"/>
    <w:rsid w:val="19192034"/>
    <w:rsid w:val="1922D274"/>
    <w:rsid w:val="192633AC"/>
    <w:rsid w:val="19278912"/>
    <w:rsid w:val="1927ED83"/>
    <w:rsid w:val="192EBBC1"/>
    <w:rsid w:val="19308E96"/>
    <w:rsid w:val="193E345F"/>
    <w:rsid w:val="19429660"/>
    <w:rsid w:val="194614CA"/>
    <w:rsid w:val="194A4781"/>
    <w:rsid w:val="194B5CA9"/>
    <w:rsid w:val="194C07A4"/>
    <w:rsid w:val="195174CD"/>
    <w:rsid w:val="195835D7"/>
    <w:rsid w:val="195ED2DD"/>
    <w:rsid w:val="196454A4"/>
    <w:rsid w:val="19654E54"/>
    <w:rsid w:val="196A17BD"/>
    <w:rsid w:val="196D875C"/>
    <w:rsid w:val="19710522"/>
    <w:rsid w:val="19750F8E"/>
    <w:rsid w:val="198AC699"/>
    <w:rsid w:val="1991044C"/>
    <w:rsid w:val="1991D870"/>
    <w:rsid w:val="199FDAC5"/>
    <w:rsid w:val="199FFCB4"/>
    <w:rsid w:val="19A1C3FE"/>
    <w:rsid w:val="19AA2CA9"/>
    <w:rsid w:val="19ABBD68"/>
    <w:rsid w:val="19AE7810"/>
    <w:rsid w:val="19B8DB6B"/>
    <w:rsid w:val="19BFEAFA"/>
    <w:rsid w:val="19C04446"/>
    <w:rsid w:val="19C07C54"/>
    <w:rsid w:val="19C4469E"/>
    <w:rsid w:val="19DB5734"/>
    <w:rsid w:val="19DCDB18"/>
    <w:rsid w:val="19E9B99A"/>
    <w:rsid w:val="19EA492D"/>
    <w:rsid w:val="19EF5A14"/>
    <w:rsid w:val="19F08235"/>
    <w:rsid w:val="19F97211"/>
    <w:rsid w:val="19FA27E6"/>
    <w:rsid w:val="1A0549C9"/>
    <w:rsid w:val="1A08A70D"/>
    <w:rsid w:val="1A09A0C2"/>
    <w:rsid w:val="1A0A76B4"/>
    <w:rsid w:val="1A0B0DB4"/>
    <w:rsid w:val="1A125FAF"/>
    <w:rsid w:val="1A189BE9"/>
    <w:rsid w:val="1A3109C7"/>
    <w:rsid w:val="1A41DFF7"/>
    <w:rsid w:val="1A476772"/>
    <w:rsid w:val="1A4ABBC6"/>
    <w:rsid w:val="1A5CC36A"/>
    <w:rsid w:val="1A621621"/>
    <w:rsid w:val="1A639BC2"/>
    <w:rsid w:val="1A64442A"/>
    <w:rsid w:val="1A750F0E"/>
    <w:rsid w:val="1A76E058"/>
    <w:rsid w:val="1A77EBE1"/>
    <w:rsid w:val="1A814705"/>
    <w:rsid w:val="1A837CE7"/>
    <w:rsid w:val="1A86B0F6"/>
    <w:rsid w:val="1A8FC3E4"/>
    <w:rsid w:val="1A905934"/>
    <w:rsid w:val="1A91DEEB"/>
    <w:rsid w:val="1A92C1AC"/>
    <w:rsid w:val="1A94A010"/>
    <w:rsid w:val="1A94A885"/>
    <w:rsid w:val="1AA86BEB"/>
    <w:rsid w:val="1AB245A4"/>
    <w:rsid w:val="1AB7405E"/>
    <w:rsid w:val="1AB76E6B"/>
    <w:rsid w:val="1AB9CD88"/>
    <w:rsid w:val="1AC0C505"/>
    <w:rsid w:val="1AC8A8AC"/>
    <w:rsid w:val="1ACF8450"/>
    <w:rsid w:val="1AD33476"/>
    <w:rsid w:val="1AD5B70A"/>
    <w:rsid w:val="1ADAAEF5"/>
    <w:rsid w:val="1AF5D268"/>
    <w:rsid w:val="1AF82FED"/>
    <w:rsid w:val="1AFB0EE2"/>
    <w:rsid w:val="1B05BF7B"/>
    <w:rsid w:val="1B0BA45D"/>
    <w:rsid w:val="1B0D0FAB"/>
    <w:rsid w:val="1B0DFC67"/>
    <w:rsid w:val="1B0EA679"/>
    <w:rsid w:val="1B10866D"/>
    <w:rsid w:val="1B195860"/>
    <w:rsid w:val="1B1A4003"/>
    <w:rsid w:val="1B1F5C47"/>
    <w:rsid w:val="1B250EFF"/>
    <w:rsid w:val="1B2C626A"/>
    <w:rsid w:val="1B2E45E3"/>
    <w:rsid w:val="1B34D5B8"/>
    <w:rsid w:val="1B3B39C0"/>
    <w:rsid w:val="1B3E3FFC"/>
    <w:rsid w:val="1B42EE76"/>
    <w:rsid w:val="1B48746A"/>
    <w:rsid w:val="1B488135"/>
    <w:rsid w:val="1B63CC13"/>
    <w:rsid w:val="1B64E61B"/>
    <w:rsid w:val="1B665F53"/>
    <w:rsid w:val="1B757414"/>
    <w:rsid w:val="1B75BCDC"/>
    <w:rsid w:val="1B75FF4C"/>
    <w:rsid w:val="1B7B5AC9"/>
    <w:rsid w:val="1B7B73AA"/>
    <w:rsid w:val="1B804C63"/>
    <w:rsid w:val="1B81DEF9"/>
    <w:rsid w:val="1B858910"/>
    <w:rsid w:val="1B90172B"/>
    <w:rsid w:val="1B951480"/>
    <w:rsid w:val="1BBA78C0"/>
    <w:rsid w:val="1BBB0BDE"/>
    <w:rsid w:val="1BBB8FA8"/>
    <w:rsid w:val="1BBE6456"/>
    <w:rsid w:val="1BBEB39A"/>
    <w:rsid w:val="1BC3D423"/>
    <w:rsid w:val="1BC76821"/>
    <w:rsid w:val="1BCADB80"/>
    <w:rsid w:val="1BCF47DD"/>
    <w:rsid w:val="1BE424A3"/>
    <w:rsid w:val="1BE4A0C4"/>
    <w:rsid w:val="1BF4DA99"/>
    <w:rsid w:val="1BF6753F"/>
    <w:rsid w:val="1BF893CB"/>
    <w:rsid w:val="1BFFB425"/>
    <w:rsid w:val="1C07FDED"/>
    <w:rsid w:val="1C1237EA"/>
    <w:rsid w:val="1C15A1BA"/>
    <w:rsid w:val="1C1699EC"/>
    <w:rsid w:val="1C1D4F28"/>
    <w:rsid w:val="1C368381"/>
    <w:rsid w:val="1C40B50F"/>
    <w:rsid w:val="1C40FBD4"/>
    <w:rsid w:val="1C4A2F26"/>
    <w:rsid w:val="1C4D8BB0"/>
    <w:rsid w:val="1C4FC4D7"/>
    <w:rsid w:val="1C50FD46"/>
    <w:rsid w:val="1C540E05"/>
    <w:rsid w:val="1C548C09"/>
    <w:rsid w:val="1C57087E"/>
    <w:rsid w:val="1C6427B2"/>
    <w:rsid w:val="1C682F58"/>
    <w:rsid w:val="1C718A87"/>
    <w:rsid w:val="1C7B6C2B"/>
    <w:rsid w:val="1C965EF7"/>
    <w:rsid w:val="1C97093B"/>
    <w:rsid w:val="1C971633"/>
    <w:rsid w:val="1C9AB299"/>
    <w:rsid w:val="1C9C6C7B"/>
    <w:rsid w:val="1CA4FB2E"/>
    <w:rsid w:val="1CAB89AE"/>
    <w:rsid w:val="1CAD4FE3"/>
    <w:rsid w:val="1CBB4313"/>
    <w:rsid w:val="1CBBC6D0"/>
    <w:rsid w:val="1CBF7D96"/>
    <w:rsid w:val="1CBFF272"/>
    <w:rsid w:val="1CC16669"/>
    <w:rsid w:val="1CC8A50E"/>
    <w:rsid w:val="1CC9C7CB"/>
    <w:rsid w:val="1CC9F82B"/>
    <w:rsid w:val="1CCDC09C"/>
    <w:rsid w:val="1CCE58E7"/>
    <w:rsid w:val="1CD4FA25"/>
    <w:rsid w:val="1CDA69B4"/>
    <w:rsid w:val="1CEE91D1"/>
    <w:rsid w:val="1CF74143"/>
    <w:rsid w:val="1CF7B4EC"/>
    <w:rsid w:val="1CF7FF49"/>
    <w:rsid w:val="1D07C051"/>
    <w:rsid w:val="1D10892E"/>
    <w:rsid w:val="1D14F6B1"/>
    <w:rsid w:val="1D159FF1"/>
    <w:rsid w:val="1D1BA005"/>
    <w:rsid w:val="1D1D0D69"/>
    <w:rsid w:val="1D1EE2AA"/>
    <w:rsid w:val="1D28E5BF"/>
    <w:rsid w:val="1D410C08"/>
    <w:rsid w:val="1D49BD78"/>
    <w:rsid w:val="1D4AED94"/>
    <w:rsid w:val="1D4FA335"/>
    <w:rsid w:val="1D548DC5"/>
    <w:rsid w:val="1D5C0711"/>
    <w:rsid w:val="1D61EE72"/>
    <w:rsid w:val="1D69A085"/>
    <w:rsid w:val="1D73C5F2"/>
    <w:rsid w:val="1D8C1232"/>
    <w:rsid w:val="1D932FA0"/>
    <w:rsid w:val="1D99689B"/>
    <w:rsid w:val="1D9AA50C"/>
    <w:rsid w:val="1D9AE880"/>
    <w:rsid w:val="1DA2BF95"/>
    <w:rsid w:val="1DA50CEF"/>
    <w:rsid w:val="1DA6EAC3"/>
    <w:rsid w:val="1DA84ED9"/>
    <w:rsid w:val="1DAE1B95"/>
    <w:rsid w:val="1DAE32B5"/>
    <w:rsid w:val="1DB0DAE0"/>
    <w:rsid w:val="1DBA9BA7"/>
    <w:rsid w:val="1DCC6F0F"/>
    <w:rsid w:val="1DCCBC53"/>
    <w:rsid w:val="1DCF266E"/>
    <w:rsid w:val="1DD65700"/>
    <w:rsid w:val="1DDFC092"/>
    <w:rsid w:val="1DE1220D"/>
    <w:rsid w:val="1DE22BB1"/>
    <w:rsid w:val="1DE330BC"/>
    <w:rsid w:val="1DE688F8"/>
    <w:rsid w:val="1DEE070C"/>
    <w:rsid w:val="1DF05C6A"/>
    <w:rsid w:val="1DF6FDF0"/>
    <w:rsid w:val="1DF7FBEC"/>
    <w:rsid w:val="1E006D7A"/>
    <w:rsid w:val="1E07F9F3"/>
    <w:rsid w:val="1E0E9C53"/>
    <w:rsid w:val="1E0FCCAF"/>
    <w:rsid w:val="1E126104"/>
    <w:rsid w:val="1E1BCCAB"/>
    <w:rsid w:val="1E212250"/>
    <w:rsid w:val="1E27CAAD"/>
    <w:rsid w:val="1E2AECBD"/>
    <w:rsid w:val="1E2D34F9"/>
    <w:rsid w:val="1E2E0956"/>
    <w:rsid w:val="1E3DE860"/>
    <w:rsid w:val="1E47193B"/>
    <w:rsid w:val="1E48F6BE"/>
    <w:rsid w:val="1E4AC220"/>
    <w:rsid w:val="1E53390C"/>
    <w:rsid w:val="1E53CBF7"/>
    <w:rsid w:val="1E560C5D"/>
    <w:rsid w:val="1E5769BB"/>
    <w:rsid w:val="1E5B3620"/>
    <w:rsid w:val="1E6132D9"/>
    <w:rsid w:val="1E6E362D"/>
    <w:rsid w:val="1E774E68"/>
    <w:rsid w:val="1E7B0B9F"/>
    <w:rsid w:val="1E83953D"/>
    <w:rsid w:val="1E88CEA3"/>
    <w:rsid w:val="1E9B5498"/>
    <w:rsid w:val="1E9DCF2F"/>
    <w:rsid w:val="1EA21CFA"/>
    <w:rsid w:val="1EA5A49F"/>
    <w:rsid w:val="1EAA8F51"/>
    <w:rsid w:val="1EAC3F8B"/>
    <w:rsid w:val="1EBACB62"/>
    <w:rsid w:val="1EC119BE"/>
    <w:rsid w:val="1EC2561F"/>
    <w:rsid w:val="1ECCDDC1"/>
    <w:rsid w:val="1ED85233"/>
    <w:rsid w:val="1EDDCB0C"/>
    <w:rsid w:val="1EDFB23A"/>
    <w:rsid w:val="1EE1DA31"/>
    <w:rsid w:val="1EE2C963"/>
    <w:rsid w:val="1EE5E484"/>
    <w:rsid w:val="1EE7AFFF"/>
    <w:rsid w:val="1EEB1E5A"/>
    <w:rsid w:val="1EEF54D4"/>
    <w:rsid w:val="1EFE053B"/>
    <w:rsid w:val="1F07B843"/>
    <w:rsid w:val="1F0C6F91"/>
    <w:rsid w:val="1F0F9E0E"/>
    <w:rsid w:val="1F20F1B3"/>
    <w:rsid w:val="1F251D57"/>
    <w:rsid w:val="1F27EF26"/>
    <w:rsid w:val="1F4753D8"/>
    <w:rsid w:val="1F4DCF60"/>
    <w:rsid w:val="1F5D947B"/>
    <w:rsid w:val="1F70FFC3"/>
    <w:rsid w:val="1F75E2B0"/>
    <w:rsid w:val="1F7955F6"/>
    <w:rsid w:val="1F7A21D3"/>
    <w:rsid w:val="1F840B9A"/>
    <w:rsid w:val="1F8D7081"/>
    <w:rsid w:val="1F8D9FBB"/>
    <w:rsid w:val="1F9C3A81"/>
    <w:rsid w:val="1FA782FB"/>
    <w:rsid w:val="1FA7A5CE"/>
    <w:rsid w:val="1FA7BDA0"/>
    <w:rsid w:val="1FAABB27"/>
    <w:rsid w:val="1FBCF2B1"/>
    <w:rsid w:val="1FBE4670"/>
    <w:rsid w:val="1FBF31B4"/>
    <w:rsid w:val="1FC7E4B9"/>
    <w:rsid w:val="1FCE4423"/>
    <w:rsid w:val="1FD92F8F"/>
    <w:rsid w:val="1FDB5269"/>
    <w:rsid w:val="1FE942A0"/>
    <w:rsid w:val="1FF16A58"/>
    <w:rsid w:val="200E3A97"/>
    <w:rsid w:val="2018B41D"/>
    <w:rsid w:val="20190A75"/>
    <w:rsid w:val="201FD58C"/>
    <w:rsid w:val="20206CA9"/>
    <w:rsid w:val="202307E4"/>
    <w:rsid w:val="20254ACA"/>
    <w:rsid w:val="20310F0A"/>
    <w:rsid w:val="203AB3AE"/>
    <w:rsid w:val="203CFACB"/>
    <w:rsid w:val="203F9FB0"/>
    <w:rsid w:val="20471A2F"/>
    <w:rsid w:val="2049540F"/>
    <w:rsid w:val="20499DEA"/>
    <w:rsid w:val="204E9CED"/>
    <w:rsid w:val="205548A6"/>
    <w:rsid w:val="20639F59"/>
    <w:rsid w:val="20664735"/>
    <w:rsid w:val="2067E9E4"/>
    <w:rsid w:val="206BD550"/>
    <w:rsid w:val="206FFD67"/>
    <w:rsid w:val="2070596C"/>
    <w:rsid w:val="2073633F"/>
    <w:rsid w:val="20758840"/>
    <w:rsid w:val="20781552"/>
    <w:rsid w:val="207F990E"/>
    <w:rsid w:val="209BF184"/>
    <w:rsid w:val="209C9178"/>
    <w:rsid w:val="209F53FF"/>
    <w:rsid w:val="20A88F5F"/>
    <w:rsid w:val="20B33F7F"/>
    <w:rsid w:val="20BD2601"/>
    <w:rsid w:val="20BD525C"/>
    <w:rsid w:val="20C2B261"/>
    <w:rsid w:val="20D52610"/>
    <w:rsid w:val="20ED3CE3"/>
    <w:rsid w:val="20F17E94"/>
    <w:rsid w:val="20F1FE61"/>
    <w:rsid w:val="210363F6"/>
    <w:rsid w:val="210609D4"/>
    <w:rsid w:val="212B51EE"/>
    <w:rsid w:val="212C3ACE"/>
    <w:rsid w:val="2130581C"/>
    <w:rsid w:val="213087EB"/>
    <w:rsid w:val="21331CF3"/>
    <w:rsid w:val="213CB820"/>
    <w:rsid w:val="2141F895"/>
    <w:rsid w:val="21463E6B"/>
    <w:rsid w:val="21479384"/>
    <w:rsid w:val="214ABA27"/>
    <w:rsid w:val="214F126F"/>
    <w:rsid w:val="214F8315"/>
    <w:rsid w:val="2159639E"/>
    <w:rsid w:val="216B04E3"/>
    <w:rsid w:val="217581DC"/>
    <w:rsid w:val="21758335"/>
    <w:rsid w:val="21842CDE"/>
    <w:rsid w:val="2184807B"/>
    <w:rsid w:val="2188814F"/>
    <w:rsid w:val="218BB485"/>
    <w:rsid w:val="21904500"/>
    <w:rsid w:val="2197B3C3"/>
    <w:rsid w:val="21A1359D"/>
    <w:rsid w:val="21A1D1BB"/>
    <w:rsid w:val="21A4F886"/>
    <w:rsid w:val="21AD321C"/>
    <w:rsid w:val="21B5C9E7"/>
    <w:rsid w:val="21B7BF36"/>
    <w:rsid w:val="21B98608"/>
    <w:rsid w:val="21BBCEF3"/>
    <w:rsid w:val="21CD701F"/>
    <w:rsid w:val="21CD8366"/>
    <w:rsid w:val="21D2F55A"/>
    <w:rsid w:val="21E72877"/>
    <w:rsid w:val="21EE355B"/>
    <w:rsid w:val="2200D3F8"/>
    <w:rsid w:val="22110A05"/>
    <w:rsid w:val="2211C711"/>
    <w:rsid w:val="22169F97"/>
    <w:rsid w:val="2217C0B0"/>
    <w:rsid w:val="221E7CC2"/>
    <w:rsid w:val="22251F9A"/>
    <w:rsid w:val="222AA598"/>
    <w:rsid w:val="2230D9F5"/>
    <w:rsid w:val="223895BC"/>
    <w:rsid w:val="223A0667"/>
    <w:rsid w:val="22409EEC"/>
    <w:rsid w:val="22427D09"/>
    <w:rsid w:val="2244A482"/>
    <w:rsid w:val="22472280"/>
    <w:rsid w:val="224AF3C0"/>
    <w:rsid w:val="2255A8A3"/>
    <w:rsid w:val="22585AB5"/>
    <w:rsid w:val="225B451A"/>
    <w:rsid w:val="22642CBB"/>
    <w:rsid w:val="22665CB3"/>
    <w:rsid w:val="226E5416"/>
    <w:rsid w:val="2278CF97"/>
    <w:rsid w:val="22817A10"/>
    <w:rsid w:val="2286C311"/>
    <w:rsid w:val="2296ED17"/>
    <w:rsid w:val="229B0EDE"/>
    <w:rsid w:val="229B76AC"/>
    <w:rsid w:val="229DE678"/>
    <w:rsid w:val="229E3294"/>
    <w:rsid w:val="22A3F0A3"/>
    <w:rsid w:val="22A526E7"/>
    <w:rsid w:val="22A7229F"/>
    <w:rsid w:val="22B00D3A"/>
    <w:rsid w:val="22B88F85"/>
    <w:rsid w:val="22CEC54B"/>
    <w:rsid w:val="22CF1242"/>
    <w:rsid w:val="22D022A8"/>
    <w:rsid w:val="22D4535B"/>
    <w:rsid w:val="22D66850"/>
    <w:rsid w:val="22DF5E62"/>
    <w:rsid w:val="22DFE516"/>
    <w:rsid w:val="22FA1EB6"/>
    <w:rsid w:val="22FFA3C4"/>
    <w:rsid w:val="23034AFD"/>
    <w:rsid w:val="230BCBF3"/>
    <w:rsid w:val="230CB41E"/>
    <w:rsid w:val="23130D12"/>
    <w:rsid w:val="231BCEC1"/>
    <w:rsid w:val="231F6F42"/>
    <w:rsid w:val="2328F7D9"/>
    <w:rsid w:val="232B0854"/>
    <w:rsid w:val="232B32FC"/>
    <w:rsid w:val="233DB7DD"/>
    <w:rsid w:val="234A0C7B"/>
    <w:rsid w:val="234DA418"/>
    <w:rsid w:val="2357F3C9"/>
    <w:rsid w:val="2360235D"/>
    <w:rsid w:val="236BBC3F"/>
    <w:rsid w:val="236EC5BB"/>
    <w:rsid w:val="23733D90"/>
    <w:rsid w:val="2377045C"/>
    <w:rsid w:val="238CF0DE"/>
    <w:rsid w:val="2393A3DE"/>
    <w:rsid w:val="23940C95"/>
    <w:rsid w:val="2399EA5D"/>
    <w:rsid w:val="239AAE29"/>
    <w:rsid w:val="239B47CF"/>
    <w:rsid w:val="239E9118"/>
    <w:rsid w:val="23A3DF63"/>
    <w:rsid w:val="23A49BFF"/>
    <w:rsid w:val="23ADD79C"/>
    <w:rsid w:val="23B424C2"/>
    <w:rsid w:val="23C50774"/>
    <w:rsid w:val="23C5529C"/>
    <w:rsid w:val="23C9DD37"/>
    <w:rsid w:val="23D3FDBD"/>
    <w:rsid w:val="23F274E6"/>
    <w:rsid w:val="23FCE724"/>
    <w:rsid w:val="23FD3106"/>
    <w:rsid w:val="2400E0AF"/>
    <w:rsid w:val="240F40BE"/>
    <w:rsid w:val="2423DFCA"/>
    <w:rsid w:val="242DF69A"/>
    <w:rsid w:val="2430D669"/>
    <w:rsid w:val="243287D3"/>
    <w:rsid w:val="24369D29"/>
    <w:rsid w:val="2438B435"/>
    <w:rsid w:val="243DFA10"/>
    <w:rsid w:val="244EF3B2"/>
    <w:rsid w:val="2453279A"/>
    <w:rsid w:val="2456162C"/>
    <w:rsid w:val="24583F58"/>
    <w:rsid w:val="24596CB6"/>
    <w:rsid w:val="245B69C7"/>
    <w:rsid w:val="245D841B"/>
    <w:rsid w:val="24612FB0"/>
    <w:rsid w:val="2465FE8E"/>
    <w:rsid w:val="24683636"/>
    <w:rsid w:val="248A96C5"/>
    <w:rsid w:val="2493B8C5"/>
    <w:rsid w:val="24970634"/>
    <w:rsid w:val="24993B8D"/>
    <w:rsid w:val="24A9E5AE"/>
    <w:rsid w:val="24B0C673"/>
    <w:rsid w:val="24C337C1"/>
    <w:rsid w:val="24C6D8B5"/>
    <w:rsid w:val="24C79A9C"/>
    <w:rsid w:val="24D36F63"/>
    <w:rsid w:val="24D7A7CE"/>
    <w:rsid w:val="24DF6556"/>
    <w:rsid w:val="24EC6DB1"/>
    <w:rsid w:val="24EDFF9C"/>
    <w:rsid w:val="24FB8A71"/>
    <w:rsid w:val="2500F449"/>
    <w:rsid w:val="2504802D"/>
    <w:rsid w:val="250FA0B2"/>
    <w:rsid w:val="2511BEF5"/>
    <w:rsid w:val="2511E8D1"/>
    <w:rsid w:val="2517358C"/>
    <w:rsid w:val="25266C22"/>
    <w:rsid w:val="2526DB25"/>
    <w:rsid w:val="2533C092"/>
    <w:rsid w:val="25388E9D"/>
    <w:rsid w:val="25413EB1"/>
    <w:rsid w:val="254DC460"/>
    <w:rsid w:val="2555B159"/>
    <w:rsid w:val="25597FAA"/>
    <w:rsid w:val="255CC05C"/>
    <w:rsid w:val="255DC168"/>
    <w:rsid w:val="255E9658"/>
    <w:rsid w:val="255EEFD4"/>
    <w:rsid w:val="2568CC2B"/>
    <w:rsid w:val="25696447"/>
    <w:rsid w:val="256CF6A8"/>
    <w:rsid w:val="256E8FE0"/>
    <w:rsid w:val="2572159A"/>
    <w:rsid w:val="257C68EB"/>
    <w:rsid w:val="2583E1B5"/>
    <w:rsid w:val="258C7F10"/>
    <w:rsid w:val="259882C7"/>
    <w:rsid w:val="259BD1BE"/>
    <w:rsid w:val="25A0C472"/>
    <w:rsid w:val="25A262F8"/>
    <w:rsid w:val="25A83CB9"/>
    <w:rsid w:val="25AE5189"/>
    <w:rsid w:val="25B07B0D"/>
    <w:rsid w:val="25C1E00B"/>
    <w:rsid w:val="25C3689E"/>
    <w:rsid w:val="25CF9F0D"/>
    <w:rsid w:val="25D4B844"/>
    <w:rsid w:val="25D94C77"/>
    <w:rsid w:val="25DAA4DF"/>
    <w:rsid w:val="25DDD579"/>
    <w:rsid w:val="25E69B66"/>
    <w:rsid w:val="25EF4214"/>
    <w:rsid w:val="25F75A17"/>
    <w:rsid w:val="260CC97F"/>
    <w:rsid w:val="2611D250"/>
    <w:rsid w:val="26138B17"/>
    <w:rsid w:val="2614E804"/>
    <w:rsid w:val="261ADA68"/>
    <w:rsid w:val="261D246D"/>
    <w:rsid w:val="262A6D16"/>
    <w:rsid w:val="262CD63C"/>
    <w:rsid w:val="2643B61F"/>
    <w:rsid w:val="2645D8B3"/>
    <w:rsid w:val="2652D8C3"/>
    <w:rsid w:val="265958F5"/>
    <w:rsid w:val="2660ABDC"/>
    <w:rsid w:val="2662A916"/>
    <w:rsid w:val="2665BB25"/>
    <w:rsid w:val="266741F8"/>
    <w:rsid w:val="2676623D"/>
    <w:rsid w:val="267FDA25"/>
    <w:rsid w:val="268474D4"/>
    <w:rsid w:val="268642B1"/>
    <w:rsid w:val="26890E37"/>
    <w:rsid w:val="26975AD2"/>
    <w:rsid w:val="2698FCF9"/>
    <w:rsid w:val="269FAEA3"/>
    <w:rsid w:val="26A4A29A"/>
    <w:rsid w:val="26B46C51"/>
    <w:rsid w:val="26BDCB1C"/>
    <w:rsid w:val="26D12F2C"/>
    <w:rsid w:val="26E5871D"/>
    <w:rsid w:val="26E660F4"/>
    <w:rsid w:val="26E8905E"/>
    <w:rsid w:val="26EDCEA7"/>
    <w:rsid w:val="26F01051"/>
    <w:rsid w:val="26F50293"/>
    <w:rsid w:val="2703388B"/>
    <w:rsid w:val="270A74D3"/>
    <w:rsid w:val="270F5ED1"/>
    <w:rsid w:val="271C07F9"/>
    <w:rsid w:val="271CA459"/>
    <w:rsid w:val="272723C1"/>
    <w:rsid w:val="2731814A"/>
    <w:rsid w:val="273B8D8A"/>
    <w:rsid w:val="2747A693"/>
    <w:rsid w:val="27494207"/>
    <w:rsid w:val="27510379"/>
    <w:rsid w:val="27515A37"/>
    <w:rsid w:val="275278BD"/>
    <w:rsid w:val="27546ECF"/>
    <w:rsid w:val="275976B0"/>
    <w:rsid w:val="275AAEB4"/>
    <w:rsid w:val="275BF7BA"/>
    <w:rsid w:val="27603E5A"/>
    <w:rsid w:val="276192DC"/>
    <w:rsid w:val="27627401"/>
    <w:rsid w:val="276B6F6E"/>
    <w:rsid w:val="276DA4BD"/>
    <w:rsid w:val="277D36B5"/>
    <w:rsid w:val="27854F51"/>
    <w:rsid w:val="27883485"/>
    <w:rsid w:val="2788E1BC"/>
    <w:rsid w:val="278FD725"/>
    <w:rsid w:val="27959F56"/>
    <w:rsid w:val="2795CB80"/>
    <w:rsid w:val="279FD6F8"/>
    <w:rsid w:val="27A5ABA5"/>
    <w:rsid w:val="27AC36E2"/>
    <w:rsid w:val="27AC7006"/>
    <w:rsid w:val="27B02EFF"/>
    <w:rsid w:val="27B06793"/>
    <w:rsid w:val="27BDBF60"/>
    <w:rsid w:val="27D144BB"/>
    <w:rsid w:val="27D2F3D4"/>
    <w:rsid w:val="27DFC126"/>
    <w:rsid w:val="27E55AD8"/>
    <w:rsid w:val="27E63640"/>
    <w:rsid w:val="27EE881B"/>
    <w:rsid w:val="27F3B38C"/>
    <w:rsid w:val="27F63108"/>
    <w:rsid w:val="27F7CF1B"/>
    <w:rsid w:val="2806E864"/>
    <w:rsid w:val="28124DB2"/>
    <w:rsid w:val="281D5B70"/>
    <w:rsid w:val="28245B32"/>
    <w:rsid w:val="28281B25"/>
    <w:rsid w:val="282F86F5"/>
    <w:rsid w:val="28307003"/>
    <w:rsid w:val="284C4AB1"/>
    <w:rsid w:val="285A22C5"/>
    <w:rsid w:val="28624087"/>
    <w:rsid w:val="28633993"/>
    <w:rsid w:val="286371E4"/>
    <w:rsid w:val="286AA99C"/>
    <w:rsid w:val="2874176F"/>
    <w:rsid w:val="287BF94F"/>
    <w:rsid w:val="287D0EBD"/>
    <w:rsid w:val="2883E71E"/>
    <w:rsid w:val="288F9DBB"/>
    <w:rsid w:val="2892A4E2"/>
    <w:rsid w:val="289AFABD"/>
    <w:rsid w:val="28A090C3"/>
    <w:rsid w:val="28A12230"/>
    <w:rsid w:val="28AA70B4"/>
    <w:rsid w:val="28AC6AEB"/>
    <w:rsid w:val="28B1EB21"/>
    <w:rsid w:val="28B3C491"/>
    <w:rsid w:val="28B5C532"/>
    <w:rsid w:val="28BF55AB"/>
    <w:rsid w:val="28C174A7"/>
    <w:rsid w:val="28E94216"/>
    <w:rsid w:val="28F4F3DF"/>
    <w:rsid w:val="290CC7E4"/>
    <w:rsid w:val="29196CC4"/>
    <w:rsid w:val="291A611C"/>
    <w:rsid w:val="2925FD5E"/>
    <w:rsid w:val="2928D2E2"/>
    <w:rsid w:val="292FE3E2"/>
    <w:rsid w:val="29330F11"/>
    <w:rsid w:val="29346C64"/>
    <w:rsid w:val="293B54D1"/>
    <w:rsid w:val="293CBBDC"/>
    <w:rsid w:val="293E062D"/>
    <w:rsid w:val="2947BE8F"/>
    <w:rsid w:val="294AC450"/>
    <w:rsid w:val="29527B18"/>
    <w:rsid w:val="2953FFB8"/>
    <w:rsid w:val="2955B9AC"/>
    <w:rsid w:val="295B1700"/>
    <w:rsid w:val="295B185C"/>
    <w:rsid w:val="296131EB"/>
    <w:rsid w:val="296EC7C0"/>
    <w:rsid w:val="2970A8E7"/>
    <w:rsid w:val="29727A61"/>
    <w:rsid w:val="297F8BBE"/>
    <w:rsid w:val="29995318"/>
    <w:rsid w:val="299AD22F"/>
    <w:rsid w:val="29A12525"/>
    <w:rsid w:val="29A766BD"/>
    <w:rsid w:val="29B3F66F"/>
    <w:rsid w:val="29B9AABF"/>
    <w:rsid w:val="29CD9E79"/>
    <w:rsid w:val="29D86D12"/>
    <w:rsid w:val="29D9352F"/>
    <w:rsid w:val="29DC7C6B"/>
    <w:rsid w:val="29DD7522"/>
    <w:rsid w:val="29E816F9"/>
    <w:rsid w:val="29F073F5"/>
    <w:rsid w:val="29F25D13"/>
    <w:rsid w:val="29FC3262"/>
    <w:rsid w:val="29FEEF8A"/>
    <w:rsid w:val="2A051937"/>
    <w:rsid w:val="2A07134A"/>
    <w:rsid w:val="2A110BCE"/>
    <w:rsid w:val="2A13F349"/>
    <w:rsid w:val="2A2264D2"/>
    <w:rsid w:val="2A2864B0"/>
    <w:rsid w:val="2A2C3BA9"/>
    <w:rsid w:val="2A2DC72F"/>
    <w:rsid w:val="2A2F5FC5"/>
    <w:rsid w:val="2A3F039D"/>
    <w:rsid w:val="2A41DD80"/>
    <w:rsid w:val="2A54BF38"/>
    <w:rsid w:val="2A57576C"/>
    <w:rsid w:val="2A5C33D2"/>
    <w:rsid w:val="2A5D4A6B"/>
    <w:rsid w:val="2A625194"/>
    <w:rsid w:val="2A663969"/>
    <w:rsid w:val="2A6D5470"/>
    <w:rsid w:val="2A73265F"/>
    <w:rsid w:val="2A733A44"/>
    <w:rsid w:val="2A7F378B"/>
    <w:rsid w:val="2A823EBC"/>
    <w:rsid w:val="2A983924"/>
    <w:rsid w:val="2AA3DEA4"/>
    <w:rsid w:val="2AADFCAB"/>
    <w:rsid w:val="2AAF4056"/>
    <w:rsid w:val="2AB7F7E5"/>
    <w:rsid w:val="2AB82477"/>
    <w:rsid w:val="2ABD19D4"/>
    <w:rsid w:val="2AC4A395"/>
    <w:rsid w:val="2AC76723"/>
    <w:rsid w:val="2ACE66A0"/>
    <w:rsid w:val="2AD12E7B"/>
    <w:rsid w:val="2AD4ECBA"/>
    <w:rsid w:val="2AD777BA"/>
    <w:rsid w:val="2AD8F632"/>
    <w:rsid w:val="2AD9B4E8"/>
    <w:rsid w:val="2AE354E6"/>
    <w:rsid w:val="2AEC1145"/>
    <w:rsid w:val="2AFD5E13"/>
    <w:rsid w:val="2AFDC58C"/>
    <w:rsid w:val="2B0192FE"/>
    <w:rsid w:val="2B0BC156"/>
    <w:rsid w:val="2B24837E"/>
    <w:rsid w:val="2B41D28C"/>
    <w:rsid w:val="2B449CBC"/>
    <w:rsid w:val="2B44F7BE"/>
    <w:rsid w:val="2B48D336"/>
    <w:rsid w:val="2B4A06B3"/>
    <w:rsid w:val="2B4A9C97"/>
    <w:rsid w:val="2B560FF7"/>
    <w:rsid w:val="2B5DE87C"/>
    <w:rsid w:val="2B6D566E"/>
    <w:rsid w:val="2B709A83"/>
    <w:rsid w:val="2B75541B"/>
    <w:rsid w:val="2B7A3D38"/>
    <w:rsid w:val="2B83620B"/>
    <w:rsid w:val="2B88ACD5"/>
    <w:rsid w:val="2B8EC331"/>
    <w:rsid w:val="2B8FB5F1"/>
    <w:rsid w:val="2B9285BD"/>
    <w:rsid w:val="2B95AD52"/>
    <w:rsid w:val="2B9AB1D7"/>
    <w:rsid w:val="2B9B7C20"/>
    <w:rsid w:val="2B9D03B4"/>
    <w:rsid w:val="2B9E974B"/>
    <w:rsid w:val="2BA298B7"/>
    <w:rsid w:val="2BB3706F"/>
    <w:rsid w:val="2BB6E490"/>
    <w:rsid w:val="2BB80343"/>
    <w:rsid w:val="2BBA39E8"/>
    <w:rsid w:val="2BBDB105"/>
    <w:rsid w:val="2BC18998"/>
    <w:rsid w:val="2BC41215"/>
    <w:rsid w:val="2BC7DE5E"/>
    <w:rsid w:val="2BEBBD2E"/>
    <w:rsid w:val="2BED6059"/>
    <w:rsid w:val="2BEF4D13"/>
    <w:rsid w:val="2BEFB4AD"/>
    <w:rsid w:val="2BF91C23"/>
    <w:rsid w:val="2BFC5599"/>
    <w:rsid w:val="2BFD7BB2"/>
    <w:rsid w:val="2C00CE51"/>
    <w:rsid w:val="2C0D8309"/>
    <w:rsid w:val="2C0EC016"/>
    <w:rsid w:val="2C1010EA"/>
    <w:rsid w:val="2C1058EB"/>
    <w:rsid w:val="2C1A31A8"/>
    <w:rsid w:val="2C1D6111"/>
    <w:rsid w:val="2C20F1B2"/>
    <w:rsid w:val="2C2264B8"/>
    <w:rsid w:val="2C2ACC98"/>
    <w:rsid w:val="2C2C11BF"/>
    <w:rsid w:val="2C2F667B"/>
    <w:rsid w:val="2C326CA2"/>
    <w:rsid w:val="2C32E4B3"/>
    <w:rsid w:val="2C3FED05"/>
    <w:rsid w:val="2C40D697"/>
    <w:rsid w:val="2C44A070"/>
    <w:rsid w:val="2C469A21"/>
    <w:rsid w:val="2C4D0B15"/>
    <w:rsid w:val="2C528F8A"/>
    <w:rsid w:val="2C5306E9"/>
    <w:rsid w:val="2C53C846"/>
    <w:rsid w:val="2C56237F"/>
    <w:rsid w:val="2C5EA782"/>
    <w:rsid w:val="2C62DF2D"/>
    <w:rsid w:val="2C6AAFD3"/>
    <w:rsid w:val="2C6C3E2D"/>
    <w:rsid w:val="2C738DC9"/>
    <w:rsid w:val="2C74C36C"/>
    <w:rsid w:val="2C84A9DF"/>
    <w:rsid w:val="2C897099"/>
    <w:rsid w:val="2C913F42"/>
    <w:rsid w:val="2C919D0A"/>
    <w:rsid w:val="2C97C500"/>
    <w:rsid w:val="2C99FB63"/>
    <w:rsid w:val="2C9B1EE2"/>
    <w:rsid w:val="2C9B5C36"/>
    <w:rsid w:val="2CADD3ED"/>
    <w:rsid w:val="2CB5F970"/>
    <w:rsid w:val="2CBA4532"/>
    <w:rsid w:val="2CBAA4DF"/>
    <w:rsid w:val="2CBF4195"/>
    <w:rsid w:val="2CC2BD7E"/>
    <w:rsid w:val="2CC5D765"/>
    <w:rsid w:val="2CC6482C"/>
    <w:rsid w:val="2CCC8BF0"/>
    <w:rsid w:val="2CD3181E"/>
    <w:rsid w:val="2CD57A02"/>
    <w:rsid w:val="2CD83721"/>
    <w:rsid w:val="2CDC4D76"/>
    <w:rsid w:val="2CE5A2AF"/>
    <w:rsid w:val="2CEBBD9F"/>
    <w:rsid w:val="2CF8ECE5"/>
    <w:rsid w:val="2CFFB090"/>
    <w:rsid w:val="2D033C65"/>
    <w:rsid w:val="2D08E699"/>
    <w:rsid w:val="2D234922"/>
    <w:rsid w:val="2D24FDF5"/>
    <w:rsid w:val="2D2673DF"/>
    <w:rsid w:val="2D3DE583"/>
    <w:rsid w:val="2D469FBD"/>
    <w:rsid w:val="2D4DC2FA"/>
    <w:rsid w:val="2D5347C2"/>
    <w:rsid w:val="2D582BF1"/>
    <w:rsid w:val="2D642ED9"/>
    <w:rsid w:val="2D67D241"/>
    <w:rsid w:val="2D6E559A"/>
    <w:rsid w:val="2D70026A"/>
    <w:rsid w:val="2D8A3FFF"/>
    <w:rsid w:val="2D8C031C"/>
    <w:rsid w:val="2D8CDD19"/>
    <w:rsid w:val="2D90740C"/>
    <w:rsid w:val="2D91D1BE"/>
    <w:rsid w:val="2D99C674"/>
    <w:rsid w:val="2DA37851"/>
    <w:rsid w:val="2DA7FC89"/>
    <w:rsid w:val="2DB25855"/>
    <w:rsid w:val="2DB36178"/>
    <w:rsid w:val="2DBD26BA"/>
    <w:rsid w:val="2DBDD321"/>
    <w:rsid w:val="2DC76082"/>
    <w:rsid w:val="2DC89A0A"/>
    <w:rsid w:val="2DCD90BA"/>
    <w:rsid w:val="2DD3461A"/>
    <w:rsid w:val="2DE291C0"/>
    <w:rsid w:val="2DE8C982"/>
    <w:rsid w:val="2DE92E87"/>
    <w:rsid w:val="2DEC2CE6"/>
    <w:rsid w:val="2DEEDFFC"/>
    <w:rsid w:val="2DEF11D2"/>
    <w:rsid w:val="2DF8BBC5"/>
    <w:rsid w:val="2DF9365F"/>
    <w:rsid w:val="2E0055CD"/>
    <w:rsid w:val="2E05EE30"/>
    <w:rsid w:val="2E0EBE98"/>
    <w:rsid w:val="2E14C4D9"/>
    <w:rsid w:val="2E223672"/>
    <w:rsid w:val="2E2AA9CA"/>
    <w:rsid w:val="2E2F52BB"/>
    <w:rsid w:val="2E332DD5"/>
    <w:rsid w:val="2E374495"/>
    <w:rsid w:val="2E3775C4"/>
    <w:rsid w:val="2E453D3B"/>
    <w:rsid w:val="2E5008D5"/>
    <w:rsid w:val="2E546332"/>
    <w:rsid w:val="2E599A1B"/>
    <w:rsid w:val="2E6375EB"/>
    <w:rsid w:val="2E674155"/>
    <w:rsid w:val="2E68103B"/>
    <w:rsid w:val="2E6C8E4A"/>
    <w:rsid w:val="2E752F06"/>
    <w:rsid w:val="2E75483A"/>
    <w:rsid w:val="2E77E910"/>
    <w:rsid w:val="2E7EF3FD"/>
    <w:rsid w:val="2E80BA65"/>
    <w:rsid w:val="2E85A34A"/>
    <w:rsid w:val="2E8695B6"/>
    <w:rsid w:val="2E8C7E55"/>
    <w:rsid w:val="2E8C96F0"/>
    <w:rsid w:val="2E8FAF26"/>
    <w:rsid w:val="2E90E8E4"/>
    <w:rsid w:val="2E9EC952"/>
    <w:rsid w:val="2EA36EAA"/>
    <w:rsid w:val="2EA83B45"/>
    <w:rsid w:val="2EAC6B15"/>
    <w:rsid w:val="2EB45ADE"/>
    <w:rsid w:val="2EB635DF"/>
    <w:rsid w:val="2EB7D8E6"/>
    <w:rsid w:val="2EBFC2FD"/>
    <w:rsid w:val="2EC6DB72"/>
    <w:rsid w:val="2EC7F099"/>
    <w:rsid w:val="2ECBB15E"/>
    <w:rsid w:val="2ED0C987"/>
    <w:rsid w:val="2EDEF341"/>
    <w:rsid w:val="2EE7DCC8"/>
    <w:rsid w:val="2EEC44B3"/>
    <w:rsid w:val="2EF43DC7"/>
    <w:rsid w:val="2EFA146D"/>
    <w:rsid w:val="2EFBFD1C"/>
    <w:rsid w:val="2EFE9D00"/>
    <w:rsid w:val="2EFEFC17"/>
    <w:rsid w:val="2F0014DF"/>
    <w:rsid w:val="2F0586B2"/>
    <w:rsid w:val="2F128DB4"/>
    <w:rsid w:val="2F134BCD"/>
    <w:rsid w:val="2F1FF675"/>
    <w:rsid w:val="2F24FDE4"/>
    <w:rsid w:val="2F326550"/>
    <w:rsid w:val="2F3C8469"/>
    <w:rsid w:val="2F3E858E"/>
    <w:rsid w:val="2F50F828"/>
    <w:rsid w:val="2F558E86"/>
    <w:rsid w:val="2F5FB7A6"/>
    <w:rsid w:val="2F6840E4"/>
    <w:rsid w:val="2F6A8575"/>
    <w:rsid w:val="2F743447"/>
    <w:rsid w:val="2F753F08"/>
    <w:rsid w:val="2F7F9703"/>
    <w:rsid w:val="2F841E8D"/>
    <w:rsid w:val="2F8E007D"/>
    <w:rsid w:val="2F962A74"/>
    <w:rsid w:val="2F978473"/>
    <w:rsid w:val="2F98ECA5"/>
    <w:rsid w:val="2F9B8849"/>
    <w:rsid w:val="2FA24953"/>
    <w:rsid w:val="2FA3EDEA"/>
    <w:rsid w:val="2FB14B71"/>
    <w:rsid w:val="2FBC437A"/>
    <w:rsid w:val="2FBDE16A"/>
    <w:rsid w:val="2FBE90D1"/>
    <w:rsid w:val="2FD7A242"/>
    <w:rsid w:val="2FD8084C"/>
    <w:rsid w:val="2FE93EE8"/>
    <w:rsid w:val="2FEBF8E7"/>
    <w:rsid w:val="2FF7D98F"/>
    <w:rsid w:val="2FF8E270"/>
    <w:rsid w:val="3004C42A"/>
    <w:rsid w:val="30059DFA"/>
    <w:rsid w:val="300692B2"/>
    <w:rsid w:val="300EF5C6"/>
    <w:rsid w:val="300F6BBD"/>
    <w:rsid w:val="30163BC4"/>
    <w:rsid w:val="301D6075"/>
    <w:rsid w:val="30220537"/>
    <w:rsid w:val="30221EF6"/>
    <w:rsid w:val="3023C580"/>
    <w:rsid w:val="302C5ECC"/>
    <w:rsid w:val="3031E7D4"/>
    <w:rsid w:val="30368C1F"/>
    <w:rsid w:val="303A327A"/>
    <w:rsid w:val="30440BA6"/>
    <w:rsid w:val="304551B1"/>
    <w:rsid w:val="304672E3"/>
    <w:rsid w:val="304BD2BF"/>
    <w:rsid w:val="3053BEB3"/>
    <w:rsid w:val="3053DD4B"/>
    <w:rsid w:val="3054719C"/>
    <w:rsid w:val="30555121"/>
    <w:rsid w:val="3057F05D"/>
    <w:rsid w:val="3065C2EA"/>
    <w:rsid w:val="30782B29"/>
    <w:rsid w:val="3079FE55"/>
    <w:rsid w:val="308D1DB9"/>
    <w:rsid w:val="30918772"/>
    <w:rsid w:val="30A34B78"/>
    <w:rsid w:val="30A69730"/>
    <w:rsid w:val="30AE5E15"/>
    <w:rsid w:val="30B8AB14"/>
    <w:rsid w:val="30BF85EE"/>
    <w:rsid w:val="30C49DA1"/>
    <w:rsid w:val="30C5532F"/>
    <w:rsid w:val="30CA17A1"/>
    <w:rsid w:val="30D4F447"/>
    <w:rsid w:val="30DE4883"/>
    <w:rsid w:val="30E15AD4"/>
    <w:rsid w:val="30E228B8"/>
    <w:rsid w:val="30F5B2F8"/>
    <w:rsid w:val="30FCB502"/>
    <w:rsid w:val="30FF9A28"/>
    <w:rsid w:val="31023416"/>
    <w:rsid w:val="3107CA22"/>
    <w:rsid w:val="31082A78"/>
    <w:rsid w:val="310CFDFC"/>
    <w:rsid w:val="310D57D0"/>
    <w:rsid w:val="3112A7AF"/>
    <w:rsid w:val="31133934"/>
    <w:rsid w:val="31141431"/>
    <w:rsid w:val="31181C53"/>
    <w:rsid w:val="31190F5E"/>
    <w:rsid w:val="3124A837"/>
    <w:rsid w:val="312BE6CA"/>
    <w:rsid w:val="312CB4B7"/>
    <w:rsid w:val="312E448C"/>
    <w:rsid w:val="31307BB2"/>
    <w:rsid w:val="313A55E3"/>
    <w:rsid w:val="313F302F"/>
    <w:rsid w:val="313F350F"/>
    <w:rsid w:val="31480F7D"/>
    <w:rsid w:val="3148348F"/>
    <w:rsid w:val="3149A8BF"/>
    <w:rsid w:val="315B8FF7"/>
    <w:rsid w:val="3163A14D"/>
    <w:rsid w:val="316B5A97"/>
    <w:rsid w:val="317237BF"/>
    <w:rsid w:val="31769068"/>
    <w:rsid w:val="3180E4AD"/>
    <w:rsid w:val="3185C9FA"/>
    <w:rsid w:val="318A5B7B"/>
    <w:rsid w:val="3194012F"/>
    <w:rsid w:val="31A2EBA7"/>
    <w:rsid w:val="31A4C001"/>
    <w:rsid w:val="31A81061"/>
    <w:rsid w:val="31A8319F"/>
    <w:rsid w:val="31A8BE7F"/>
    <w:rsid w:val="31B25CAD"/>
    <w:rsid w:val="31B6F2AA"/>
    <w:rsid w:val="31BCC34E"/>
    <w:rsid w:val="31C68C2B"/>
    <w:rsid w:val="31CC78F2"/>
    <w:rsid w:val="31DD161B"/>
    <w:rsid w:val="31E9C08F"/>
    <w:rsid w:val="31EAF90C"/>
    <w:rsid w:val="31ED2FBE"/>
    <w:rsid w:val="31F248F5"/>
    <w:rsid w:val="31F40E62"/>
    <w:rsid w:val="31F85BF8"/>
    <w:rsid w:val="321DCF86"/>
    <w:rsid w:val="321E5456"/>
    <w:rsid w:val="32275661"/>
    <w:rsid w:val="32315ADA"/>
    <w:rsid w:val="323638C5"/>
    <w:rsid w:val="32396039"/>
    <w:rsid w:val="3246F8EC"/>
    <w:rsid w:val="3248B2FB"/>
    <w:rsid w:val="3255CC24"/>
    <w:rsid w:val="3256C98A"/>
    <w:rsid w:val="325A9C90"/>
    <w:rsid w:val="326A99D3"/>
    <w:rsid w:val="3276B92B"/>
    <w:rsid w:val="327784A7"/>
    <w:rsid w:val="3281BAE6"/>
    <w:rsid w:val="328396BF"/>
    <w:rsid w:val="32863A3E"/>
    <w:rsid w:val="328657C9"/>
    <w:rsid w:val="328DDD81"/>
    <w:rsid w:val="329445E0"/>
    <w:rsid w:val="329667B4"/>
    <w:rsid w:val="32A742FA"/>
    <w:rsid w:val="32ABF90C"/>
    <w:rsid w:val="32B53995"/>
    <w:rsid w:val="32B846EF"/>
    <w:rsid w:val="32B96004"/>
    <w:rsid w:val="32BFC485"/>
    <w:rsid w:val="32BFE8BD"/>
    <w:rsid w:val="32C464D9"/>
    <w:rsid w:val="32C70785"/>
    <w:rsid w:val="32C8E7A6"/>
    <w:rsid w:val="32CE947D"/>
    <w:rsid w:val="32D702D8"/>
    <w:rsid w:val="32D9EBA3"/>
    <w:rsid w:val="32DD7E9B"/>
    <w:rsid w:val="32DDE829"/>
    <w:rsid w:val="32F5822C"/>
    <w:rsid w:val="32FF7648"/>
    <w:rsid w:val="32FFDEB6"/>
    <w:rsid w:val="330E1041"/>
    <w:rsid w:val="3315337E"/>
    <w:rsid w:val="33161078"/>
    <w:rsid w:val="331711E6"/>
    <w:rsid w:val="331DB733"/>
    <w:rsid w:val="3320DFAF"/>
    <w:rsid w:val="3323517E"/>
    <w:rsid w:val="3324F827"/>
    <w:rsid w:val="33300E4B"/>
    <w:rsid w:val="333266E6"/>
    <w:rsid w:val="3335CDB3"/>
    <w:rsid w:val="33398F1B"/>
    <w:rsid w:val="333CDB5B"/>
    <w:rsid w:val="3341E554"/>
    <w:rsid w:val="33432CB6"/>
    <w:rsid w:val="33474273"/>
    <w:rsid w:val="33488CAB"/>
    <w:rsid w:val="3348A059"/>
    <w:rsid w:val="334BBE56"/>
    <w:rsid w:val="334C87EF"/>
    <w:rsid w:val="334CB3CD"/>
    <w:rsid w:val="33501E3B"/>
    <w:rsid w:val="33519979"/>
    <w:rsid w:val="3357DE03"/>
    <w:rsid w:val="335B6642"/>
    <w:rsid w:val="3361C59A"/>
    <w:rsid w:val="33634031"/>
    <w:rsid w:val="336643F1"/>
    <w:rsid w:val="3371BC0C"/>
    <w:rsid w:val="337BAC68"/>
    <w:rsid w:val="337C2AD1"/>
    <w:rsid w:val="3387FDBC"/>
    <w:rsid w:val="33883755"/>
    <w:rsid w:val="3388452D"/>
    <w:rsid w:val="33886629"/>
    <w:rsid w:val="33886C0E"/>
    <w:rsid w:val="338C0B7F"/>
    <w:rsid w:val="3399C487"/>
    <w:rsid w:val="33B30B70"/>
    <w:rsid w:val="33BC1C53"/>
    <w:rsid w:val="33BCC10A"/>
    <w:rsid w:val="33BF7467"/>
    <w:rsid w:val="33C757FD"/>
    <w:rsid w:val="33E4F61C"/>
    <w:rsid w:val="33E64949"/>
    <w:rsid w:val="33F6057D"/>
    <w:rsid w:val="33F74991"/>
    <w:rsid w:val="3404B767"/>
    <w:rsid w:val="341A1656"/>
    <w:rsid w:val="341E6984"/>
    <w:rsid w:val="341EDCCF"/>
    <w:rsid w:val="3421AE94"/>
    <w:rsid w:val="3429FABD"/>
    <w:rsid w:val="342BEEB5"/>
    <w:rsid w:val="342C9641"/>
    <w:rsid w:val="3438699F"/>
    <w:rsid w:val="3438CC73"/>
    <w:rsid w:val="343E8F8C"/>
    <w:rsid w:val="34487455"/>
    <w:rsid w:val="344F0906"/>
    <w:rsid w:val="345D9D0C"/>
    <w:rsid w:val="346DA087"/>
    <w:rsid w:val="34714E8A"/>
    <w:rsid w:val="3478D7B4"/>
    <w:rsid w:val="3479AB42"/>
    <w:rsid w:val="347A6614"/>
    <w:rsid w:val="347ED103"/>
    <w:rsid w:val="349A9DC4"/>
    <w:rsid w:val="349AB59F"/>
    <w:rsid w:val="34ABB7C0"/>
    <w:rsid w:val="34B4B5CF"/>
    <w:rsid w:val="34B850A3"/>
    <w:rsid w:val="34C0332E"/>
    <w:rsid w:val="34C62A22"/>
    <w:rsid w:val="34C6AB9A"/>
    <w:rsid w:val="34C89B98"/>
    <w:rsid w:val="34D32AED"/>
    <w:rsid w:val="34D4CB62"/>
    <w:rsid w:val="34DF94F8"/>
    <w:rsid w:val="34E4C863"/>
    <w:rsid w:val="34EB3646"/>
    <w:rsid w:val="34EF95D6"/>
    <w:rsid w:val="34F034EF"/>
    <w:rsid w:val="34F3429E"/>
    <w:rsid w:val="34F55598"/>
    <w:rsid w:val="34F69246"/>
    <w:rsid w:val="34FB163E"/>
    <w:rsid w:val="34FE837D"/>
    <w:rsid w:val="35023D77"/>
    <w:rsid w:val="35066928"/>
    <w:rsid w:val="3507930B"/>
    <w:rsid w:val="350FEFC5"/>
    <w:rsid w:val="3512FE31"/>
    <w:rsid w:val="351495E8"/>
    <w:rsid w:val="35177CC9"/>
    <w:rsid w:val="351F39D9"/>
    <w:rsid w:val="3520645F"/>
    <w:rsid w:val="3524158E"/>
    <w:rsid w:val="352C13CB"/>
    <w:rsid w:val="352FFAAA"/>
    <w:rsid w:val="3534C720"/>
    <w:rsid w:val="353601E5"/>
    <w:rsid w:val="35381E93"/>
    <w:rsid w:val="353C5E16"/>
    <w:rsid w:val="353D81D9"/>
    <w:rsid w:val="354A56D5"/>
    <w:rsid w:val="354D83E2"/>
    <w:rsid w:val="3553A27B"/>
    <w:rsid w:val="35604F63"/>
    <w:rsid w:val="35637F4B"/>
    <w:rsid w:val="3565A64E"/>
    <w:rsid w:val="356BDD87"/>
    <w:rsid w:val="3571A730"/>
    <w:rsid w:val="357CB915"/>
    <w:rsid w:val="357D4E10"/>
    <w:rsid w:val="358204CE"/>
    <w:rsid w:val="3587D537"/>
    <w:rsid w:val="358B68CE"/>
    <w:rsid w:val="358EAA68"/>
    <w:rsid w:val="3592A718"/>
    <w:rsid w:val="3596C290"/>
    <w:rsid w:val="359C07A0"/>
    <w:rsid w:val="35A2924B"/>
    <w:rsid w:val="35ACE0D6"/>
    <w:rsid w:val="35AD0D6C"/>
    <w:rsid w:val="35B6D68A"/>
    <w:rsid w:val="35BDF65F"/>
    <w:rsid w:val="35C2F0B9"/>
    <w:rsid w:val="35C32738"/>
    <w:rsid w:val="35CCB48A"/>
    <w:rsid w:val="35CE5525"/>
    <w:rsid w:val="35D6A997"/>
    <w:rsid w:val="35DF2FE2"/>
    <w:rsid w:val="35E4819D"/>
    <w:rsid w:val="35E5FD18"/>
    <w:rsid w:val="35F23121"/>
    <w:rsid w:val="35F3ED5B"/>
    <w:rsid w:val="3607C027"/>
    <w:rsid w:val="361499CF"/>
    <w:rsid w:val="361937AF"/>
    <w:rsid w:val="361DC24A"/>
    <w:rsid w:val="36273BB9"/>
    <w:rsid w:val="36284A1E"/>
    <w:rsid w:val="362A5E92"/>
    <w:rsid w:val="36309AE1"/>
    <w:rsid w:val="363CA2DC"/>
    <w:rsid w:val="363FC794"/>
    <w:rsid w:val="3644152B"/>
    <w:rsid w:val="36577F61"/>
    <w:rsid w:val="365CB8E9"/>
    <w:rsid w:val="3669B692"/>
    <w:rsid w:val="366C92FA"/>
    <w:rsid w:val="366DCB46"/>
    <w:rsid w:val="3682962D"/>
    <w:rsid w:val="3684F9B0"/>
    <w:rsid w:val="36872BBA"/>
    <w:rsid w:val="368901D3"/>
    <w:rsid w:val="36903471"/>
    <w:rsid w:val="369A4F32"/>
    <w:rsid w:val="369C0102"/>
    <w:rsid w:val="369D5719"/>
    <w:rsid w:val="36A133EC"/>
    <w:rsid w:val="36A9E21D"/>
    <w:rsid w:val="36AB959C"/>
    <w:rsid w:val="36ADFAED"/>
    <w:rsid w:val="36C4C88A"/>
    <w:rsid w:val="36D25163"/>
    <w:rsid w:val="36DEAEA9"/>
    <w:rsid w:val="36DEB524"/>
    <w:rsid w:val="36ED83D8"/>
    <w:rsid w:val="36F28B4B"/>
    <w:rsid w:val="36F42360"/>
    <w:rsid w:val="36F8A87F"/>
    <w:rsid w:val="36FB4D88"/>
    <w:rsid w:val="36FF4FAC"/>
    <w:rsid w:val="37005B09"/>
    <w:rsid w:val="37143129"/>
    <w:rsid w:val="37185D38"/>
    <w:rsid w:val="371CFAFC"/>
    <w:rsid w:val="37211813"/>
    <w:rsid w:val="37239B00"/>
    <w:rsid w:val="3733BF5F"/>
    <w:rsid w:val="373D62B0"/>
    <w:rsid w:val="37444B41"/>
    <w:rsid w:val="375A6DA3"/>
    <w:rsid w:val="3762CA68"/>
    <w:rsid w:val="37682DDF"/>
    <w:rsid w:val="3774AD5A"/>
    <w:rsid w:val="37760AC3"/>
    <w:rsid w:val="377BDB2F"/>
    <w:rsid w:val="3787FABA"/>
    <w:rsid w:val="378A6A1A"/>
    <w:rsid w:val="378D3921"/>
    <w:rsid w:val="37910EEE"/>
    <w:rsid w:val="379EE000"/>
    <w:rsid w:val="37A40FF1"/>
    <w:rsid w:val="37B247C3"/>
    <w:rsid w:val="37B2A8FF"/>
    <w:rsid w:val="37B41458"/>
    <w:rsid w:val="37C190D4"/>
    <w:rsid w:val="37C437B6"/>
    <w:rsid w:val="37CEC991"/>
    <w:rsid w:val="37D0F93F"/>
    <w:rsid w:val="37D1DA24"/>
    <w:rsid w:val="37D46FD5"/>
    <w:rsid w:val="37E31B65"/>
    <w:rsid w:val="37E5F848"/>
    <w:rsid w:val="37EE56DA"/>
    <w:rsid w:val="37F022DF"/>
    <w:rsid w:val="37F23C59"/>
    <w:rsid w:val="37FFB88A"/>
    <w:rsid w:val="380380BA"/>
    <w:rsid w:val="38047D7B"/>
    <w:rsid w:val="3806BCC1"/>
    <w:rsid w:val="380EFB23"/>
    <w:rsid w:val="380F4F30"/>
    <w:rsid w:val="38144AB9"/>
    <w:rsid w:val="38168500"/>
    <w:rsid w:val="3831892E"/>
    <w:rsid w:val="3834E199"/>
    <w:rsid w:val="38355872"/>
    <w:rsid w:val="38361F93"/>
    <w:rsid w:val="383BA891"/>
    <w:rsid w:val="3852C648"/>
    <w:rsid w:val="38553C3D"/>
    <w:rsid w:val="385C2DCE"/>
    <w:rsid w:val="385C3068"/>
    <w:rsid w:val="3861786E"/>
    <w:rsid w:val="38623CFE"/>
    <w:rsid w:val="386530DA"/>
    <w:rsid w:val="38693C93"/>
    <w:rsid w:val="3878998F"/>
    <w:rsid w:val="387FA6A1"/>
    <w:rsid w:val="38826CDB"/>
    <w:rsid w:val="3883DDBF"/>
    <w:rsid w:val="38856E58"/>
    <w:rsid w:val="3886CE54"/>
    <w:rsid w:val="38885853"/>
    <w:rsid w:val="38902181"/>
    <w:rsid w:val="3892990B"/>
    <w:rsid w:val="3899D91D"/>
    <w:rsid w:val="38A3B369"/>
    <w:rsid w:val="38A82B9A"/>
    <w:rsid w:val="38B0D66B"/>
    <w:rsid w:val="38C1154D"/>
    <w:rsid w:val="38C15AC6"/>
    <w:rsid w:val="38C636CB"/>
    <w:rsid w:val="38C860E2"/>
    <w:rsid w:val="38CA8C40"/>
    <w:rsid w:val="38CBB8F0"/>
    <w:rsid w:val="38CCDDF7"/>
    <w:rsid w:val="38E31B41"/>
    <w:rsid w:val="38E7B7C6"/>
    <w:rsid w:val="38E7BFE6"/>
    <w:rsid w:val="38EE3F38"/>
    <w:rsid w:val="38EFFC0D"/>
    <w:rsid w:val="38F022F1"/>
    <w:rsid w:val="38F03DB4"/>
    <w:rsid w:val="38F0C511"/>
    <w:rsid w:val="38F51151"/>
    <w:rsid w:val="38F93CF9"/>
    <w:rsid w:val="38FC6427"/>
    <w:rsid w:val="390180AB"/>
    <w:rsid w:val="39045D73"/>
    <w:rsid w:val="390D20DA"/>
    <w:rsid w:val="3918C9DD"/>
    <w:rsid w:val="3925A506"/>
    <w:rsid w:val="392A8EE8"/>
    <w:rsid w:val="394559A3"/>
    <w:rsid w:val="394C62AC"/>
    <w:rsid w:val="394CDCF0"/>
    <w:rsid w:val="3952E9D3"/>
    <w:rsid w:val="3956DF7B"/>
    <w:rsid w:val="3956FBAD"/>
    <w:rsid w:val="395DE9E1"/>
    <w:rsid w:val="39624242"/>
    <w:rsid w:val="396EECFC"/>
    <w:rsid w:val="39710157"/>
    <w:rsid w:val="3979C5F0"/>
    <w:rsid w:val="397AFE27"/>
    <w:rsid w:val="398164DB"/>
    <w:rsid w:val="39827CC4"/>
    <w:rsid w:val="3986A932"/>
    <w:rsid w:val="398AEADC"/>
    <w:rsid w:val="39A83A52"/>
    <w:rsid w:val="39B26659"/>
    <w:rsid w:val="39B5A42C"/>
    <w:rsid w:val="39C7D533"/>
    <w:rsid w:val="39CE004E"/>
    <w:rsid w:val="39D37342"/>
    <w:rsid w:val="39E18034"/>
    <w:rsid w:val="39E59BAF"/>
    <w:rsid w:val="39E8454A"/>
    <w:rsid w:val="39EA599B"/>
    <w:rsid w:val="39F218C9"/>
    <w:rsid w:val="39F71E19"/>
    <w:rsid w:val="39F7FE2F"/>
    <w:rsid w:val="39FADB64"/>
    <w:rsid w:val="3A013E7F"/>
    <w:rsid w:val="3A03BB3F"/>
    <w:rsid w:val="3A059C6F"/>
    <w:rsid w:val="3A05D34A"/>
    <w:rsid w:val="3A12935A"/>
    <w:rsid w:val="3A18355A"/>
    <w:rsid w:val="3A1E543E"/>
    <w:rsid w:val="3A24DCAA"/>
    <w:rsid w:val="3A2D8628"/>
    <w:rsid w:val="3A2F02E8"/>
    <w:rsid w:val="3A302AA4"/>
    <w:rsid w:val="3A3E0154"/>
    <w:rsid w:val="3A4A54EF"/>
    <w:rsid w:val="3A4FC6AA"/>
    <w:rsid w:val="3A6B56D7"/>
    <w:rsid w:val="3A774C25"/>
    <w:rsid w:val="3A7784AE"/>
    <w:rsid w:val="3A7A3BC6"/>
    <w:rsid w:val="3A81C3AA"/>
    <w:rsid w:val="3A8843DC"/>
    <w:rsid w:val="3A8CDB6F"/>
    <w:rsid w:val="3A8F4937"/>
    <w:rsid w:val="3A94CD0A"/>
    <w:rsid w:val="3A97E676"/>
    <w:rsid w:val="3A990969"/>
    <w:rsid w:val="3A9C0629"/>
    <w:rsid w:val="3A9EA5BF"/>
    <w:rsid w:val="3AA34992"/>
    <w:rsid w:val="3AA3B87B"/>
    <w:rsid w:val="3AA848E0"/>
    <w:rsid w:val="3AABEA04"/>
    <w:rsid w:val="3AB0071B"/>
    <w:rsid w:val="3AB78BBE"/>
    <w:rsid w:val="3AC14799"/>
    <w:rsid w:val="3AC62F24"/>
    <w:rsid w:val="3AC6E907"/>
    <w:rsid w:val="3ACC8571"/>
    <w:rsid w:val="3AD10504"/>
    <w:rsid w:val="3AD26F26"/>
    <w:rsid w:val="3AD5EE78"/>
    <w:rsid w:val="3ADC6F80"/>
    <w:rsid w:val="3ADFB9A1"/>
    <w:rsid w:val="3AE6AC94"/>
    <w:rsid w:val="3AE74848"/>
    <w:rsid w:val="3AED9D00"/>
    <w:rsid w:val="3AEE3C69"/>
    <w:rsid w:val="3AF602B1"/>
    <w:rsid w:val="3AF88092"/>
    <w:rsid w:val="3AFD2DA5"/>
    <w:rsid w:val="3B038699"/>
    <w:rsid w:val="3B107E15"/>
    <w:rsid w:val="3B164AE3"/>
    <w:rsid w:val="3B273C74"/>
    <w:rsid w:val="3B32B097"/>
    <w:rsid w:val="3B32D8B9"/>
    <w:rsid w:val="3B3A2F27"/>
    <w:rsid w:val="3B3C9C09"/>
    <w:rsid w:val="3B43C2C3"/>
    <w:rsid w:val="3B4DF9DF"/>
    <w:rsid w:val="3B4E8870"/>
    <w:rsid w:val="3B59F5C8"/>
    <w:rsid w:val="3B5AA64A"/>
    <w:rsid w:val="3B64E243"/>
    <w:rsid w:val="3B700AEB"/>
    <w:rsid w:val="3B7446A2"/>
    <w:rsid w:val="3B788F9C"/>
    <w:rsid w:val="3B78C87C"/>
    <w:rsid w:val="3B80C1DD"/>
    <w:rsid w:val="3B893659"/>
    <w:rsid w:val="3B9A8C01"/>
    <w:rsid w:val="3B9D832F"/>
    <w:rsid w:val="3B9F883B"/>
    <w:rsid w:val="3BA05AA1"/>
    <w:rsid w:val="3BA19259"/>
    <w:rsid w:val="3BA2DF49"/>
    <w:rsid w:val="3BA6DE49"/>
    <w:rsid w:val="3BAB77C8"/>
    <w:rsid w:val="3BAC09D1"/>
    <w:rsid w:val="3BB203FA"/>
    <w:rsid w:val="3BB3E634"/>
    <w:rsid w:val="3BBC75CA"/>
    <w:rsid w:val="3BBE81FC"/>
    <w:rsid w:val="3BBEF4DD"/>
    <w:rsid w:val="3BC0F4FB"/>
    <w:rsid w:val="3BC3CC4A"/>
    <w:rsid w:val="3BD0FA68"/>
    <w:rsid w:val="3BDA8718"/>
    <w:rsid w:val="3BDB75CD"/>
    <w:rsid w:val="3BDC0448"/>
    <w:rsid w:val="3BDCCEC7"/>
    <w:rsid w:val="3BDCE7A7"/>
    <w:rsid w:val="3BDF3936"/>
    <w:rsid w:val="3BE4A25C"/>
    <w:rsid w:val="3BE5F27F"/>
    <w:rsid w:val="3BE8BD4C"/>
    <w:rsid w:val="3BEE3147"/>
    <w:rsid w:val="3BF168F6"/>
    <w:rsid w:val="3BF1F3C4"/>
    <w:rsid w:val="3BF7A39B"/>
    <w:rsid w:val="3BF8FE42"/>
    <w:rsid w:val="3C03FC6F"/>
    <w:rsid w:val="3C070C85"/>
    <w:rsid w:val="3C24DB5F"/>
    <w:rsid w:val="3C27AB34"/>
    <w:rsid w:val="3C2D13FC"/>
    <w:rsid w:val="3C2E2E8C"/>
    <w:rsid w:val="3C35ADD5"/>
    <w:rsid w:val="3C38DB09"/>
    <w:rsid w:val="3C3CDECF"/>
    <w:rsid w:val="3C47899B"/>
    <w:rsid w:val="3C49E979"/>
    <w:rsid w:val="3C4F0E3C"/>
    <w:rsid w:val="3C56D436"/>
    <w:rsid w:val="3C58CD84"/>
    <w:rsid w:val="3C5DB3E0"/>
    <w:rsid w:val="3C61508C"/>
    <w:rsid w:val="3C686A9C"/>
    <w:rsid w:val="3C747E7C"/>
    <w:rsid w:val="3C7714BC"/>
    <w:rsid w:val="3C777527"/>
    <w:rsid w:val="3C82EDF4"/>
    <w:rsid w:val="3C85F2BF"/>
    <w:rsid w:val="3C8918C2"/>
    <w:rsid w:val="3C8E9765"/>
    <w:rsid w:val="3C8ED8F0"/>
    <w:rsid w:val="3C900C6B"/>
    <w:rsid w:val="3C97D9AE"/>
    <w:rsid w:val="3CA91235"/>
    <w:rsid w:val="3CA9B654"/>
    <w:rsid w:val="3CB05FBE"/>
    <w:rsid w:val="3CB61B7D"/>
    <w:rsid w:val="3CBBB2F9"/>
    <w:rsid w:val="3CBC95A0"/>
    <w:rsid w:val="3CC03898"/>
    <w:rsid w:val="3CC76F81"/>
    <w:rsid w:val="3CD7F560"/>
    <w:rsid w:val="3CDB59AC"/>
    <w:rsid w:val="3CDCDCA0"/>
    <w:rsid w:val="3CDF55BB"/>
    <w:rsid w:val="3CE4324D"/>
    <w:rsid w:val="3CE57B0C"/>
    <w:rsid w:val="3CECD903"/>
    <w:rsid w:val="3CF48209"/>
    <w:rsid w:val="3CF9E9E3"/>
    <w:rsid w:val="3CFF7F0C"/>
    <w:rsid w:val="3D00267A"/>
    <w:rsid w:val="3D03154A"/>
    <w:rsid w:val="3D08AD3C"/>
    <w:rsid w:val="3D0904D1"/>
    <w:rsid w:val="3D09598D"/>
    <w:rsid w:val="3D0C0FC9"/>
    <w:rsid w:val="3D175F27"/>
    <w:rsid w:val="3D1A7042"/>
    <w:rsid w:val="3D1C2D4E"/>
    <w:rsid w:val="3D1FD8AA"/>
    <w:rsid w:val="3D201F91"/>
    <w:rsid w:val="3D210391"/>
    <w:rsid w:val="3D2332A9"/>
    <w:rsid w:val="3D289225"/>
    <w:rsid w:val="3D38B4A1"/>
    <w:rsid w:val="3D3A4678"/>
    <w:rsid w:val="3D41A482"/>
    <w:rsid w:val="3D4A15BE"/>
    <w:rsid w:val="3D549E20"/>
    <w:rsid w:val="3D5CC55C"/>
    <w:rsid w:val="3D5D2D93"/>
    <w:rsid w:val="3D66E152"/>
    <w:rsid w:val="3D69018A"/>
    <w:rsid w:val="3D6AF283"/>
    <w:rsid w:val="3D76FF08"/>
    <w:rsid w:val="3D7C0164"/>
    <w:rsid w:val="3D7D29D7"/>
    <w:rsid w:val="3D826166"/>
    <w:rsid w:val="3D865595"/>
    <w:rsid w:val="3D91ABC2"/>
    <w:rsid w:val="3D9C221E"/>
    <w:rsid w:val="3DA71E7B"/>
    <w:rsid w:val="3DA86A45"/>
    <w:rsid w:val="3DABB6F8"/>
    <w:rsid w:val="3DB44E5C"/>
    <w:rsid w:val="3DC0ABC0"/>
    <w:rsid w:val="3DCBD78F"/>
    <w:rsid w:val="3DD1AD7C"/>
    <w:rsid w:val="3DE84F94"/>
    <w:rsid w:val="3DEA41C7"/>
    <w:rsid w:val="3DF5F830"/>
    <w:rsid w:val="3DF7F527"/>
    <w:rsid w:val="3DFB8160"/>
    <w:rsid w:val="3DFC7248"/>
    <w:rsid w:val="3E042450"/>
    <w:rsid w:val="3E05FFE5"/>
    <w:rsid w:val="3E0D0FD8"/>
    <w:rsid w:val="3E0DAFA9"/>
    <w:rsid w:val="3E183E1B"/>
    <w:rsid w:val="3E1EF436"/>
    <w:rsid w:val="3E36F77A"/>
    <w:rsid w:val="3E469270"/>
    <w:rsid w:val="3E47EE32"/>
    <w:rsid w:val="3E4E3F14"/>
    <w:rsid w:val="3E4F04D7"/>
    <w:rsid w:val="3E56903E"/>
    <w:rsid w:val="3E5F30A0"/>
    <w:rsid w:val="3E601114"/>
    <w:rsid w:val="3E60C5CA"/>
    <w:rsid w:val="3E6D41B7"/>
    <w:rsid w:val="3E6D8D6F"/>
    <w:rsid w:val="3E77650F"/>
    <w:rsid w:val="3E778895"/>
    <w:rsid w:val="3E77CCC5"/>
    <w:rsid w:val="3E7893F7"/>
    <w:rsid w:val="3E7DBBA2"/>
    <w:rsid w:val="3E7DCC27"/>
    <w:rsid w:val="3E88C080"/>
    <w:rsid w:val="3E91E620"/>
    <w:rsid w:val="3E968088"/>
    <w:rsid w:val="3EB7C484"/>
    <w:rsid w:val="3EC19FFF"/>
    <w:rsid w:val="3ED48502"/>
    <w:rsid w:val="3ED5033E"/>
    <w:rsid w:val="3EDD8A25"/>
    <w:rsid w:val="3EE2F95F"/>
    <w:rsid w:val="3EE3CC41"/>
    <w:rsid w:val="3EECC07E"/>
    <w:rsid w:val="3EEF4969"/>
    <w:rsid w:val="3EF227AA"/>
    <w:rsid w:val="3F01595E"/>
    <w:rsid w:val="3F113C37"/>
    <w:rsid w:val="3F12CF69"/>
    <w:rsid w:val="3F1327A3"/>
    <w:rsid w:val="3F18053A"/>
    <w:rsid w:val="3F2B584E"/>
    <w:rsid w:val="3F3122A4"/>
    <w:rsid w:val="3F35B37C"/>
    <w:rsid w:val="3F3B2720"/>
    <w:rsid w:val="3F52E50E"/>
    <w:rsid w:val="3F588339"/>
    <w:rsid w:val="3F59F4C6"/>
    <w:rsid w:val="3F5D452E"/>
    <w:rsid w:val="3F73451F"/>
    <w:rsid w:val="3F944B63"/>
    <w:rsid w:val="3F9BCBC9"/>
    <w:rsid w:val="3F9C20D3"/>
    <w:rsid w:val="3F9CC6C3"/>
    <w:rsid w:val="3FA3DD82"/>
    <w:rsid w:val="3FA516FB"/>
    <w:rsid w:val="3FAA5C9E"/>
    <w:rsid w:val="3FAEE1C5"/>
    <w:rsid w:val="3FB40405"/>
    <w:rsid w:val="3FB72487"/>
    <w:rsid w:val="3FB95EB0"/>
    <w:rsid w:val="3FBADB48"/>
    <w:rsid w:val="3FD4BA23"/>
    <w:rsid w:val="3FD4CCAD"/>
    <w:rsid w:val="3FDE4ED6"/>
    <w:rsid w:val="3FE03E55"/>
    <w:rsid w:val="3FE7B7BE"/>
    <w:rsid w:val="3FEA97A3"/>
    <w:rsid w:val="3FEAEF0F"/>
    <w:rsid w:val="3FF364A2"/>
    <w:rsid w:val="4006C1AB"/>
    <w:rsid w:val="4006C792"/>
    <w:rsid w:val="4006EA96"/>
    <w:rsid w:val="4018C615"/>
    <w:rsid w:val="4019CC08"/>
    <w:rsid w:val="40226726"/>
    <w:rsid w:val="4025A596"/>
    <w:rsid w:val="40341B26"/>
    <w:rsid w:val="403716B7"/>
    <w:rsid w:val="4039037C"/>
    <w:rsid w:val="403E5736"/>
    <w:rsid w:val="4045A1BA"/>
    <w:rsid w:val="404E1756"/>
    <w:rsid w:val="4052A981"/>
    <w:rsid w:val="4057280F"/>
    <w:rsid w:val="40663133"/>
    <w:rsid w:val="407536FC"/>
    <w:rsid w:val="407AA802"/>
    <w:rsid w:val="4081E50C"/>
    <w:rsid w:val="408990E7"/>
    <w:rsid w:val="4095B1C5"/>
    <w:rsid w:val="40A1082A"/>
    <w:rsid w:val="40A231D7"/>
    <w:rsid w:val="40A56A20"/>
    <w:rsid w:val="40A5F59D"/>
    <w:rsid w:val="40A7EBD0"/>
    <w:rsid w:val="40A8F577"/>
    <w:rsid w:val="40BFF7F5"/>
    <w:rsid w:val="40C13169"/>
    <w:rsid w:val="40C48026"/>
    <w:rsid w:val="40CA2994"/>
    <w:rsid w:val="40D09B74"/>
    <w:rsid w:val="40D51933"/>
    <w:rsid w:val="40DA6C87"/>
    <w:rsid w:val="40DE2DA1"/>
    <w:rsid w:val="40EE1B33"/>
    <w:rsid w:val="40EEA6FE"/>
    <w:rsid w:val="40F0431F"/>
    <w:rsid w:val="40F09F10"/>
    <w:rsid w:val="40F8F0E9"/>
    <w:rsid w:val="4102BD3E"/>
    <w:rsid w:val="410344B2"/>
    <w:rsid w:val="410D53BE"/>
    <w:rsid w:val="41104916"/>
    <w:rsid w:val="4118BF26"/>
    <w:rsid w:val="411BE3A4"/>
    <w:rsid w:val="412222FB"/>
    <w:rsid w:val="412EA3A6"/>
    <w:rsid w:val="412F914F"/>
    <w:rsid w:val="412FEBBA"/>
    <w:rsid w:val="413E2154"/>
    <w:rsid w:val="4145288B"/>
    <w:rsid w:val="414C8E1B"/>
    <w:rsid w:val="415055F9"/>
    <w:rsid w:val="4150B3AE"/>
    <w:rsid w:val="4153B39E"/>
    <w:rsid w:val="4154492B"/>
    <w:rsid w:val="4157D317"/>
    <w:rsid w:val="4161E706"/>
    <w:rsid w:val="4163261F"/>
    <w:rsid w:val="416615FF"/>
    <w:rsid w:val="416C18EC"/>
    <w:rsid w:val="4179A715"/>
    <w:rsid w:val="418A57FB"/>
    <w:rsid w:val="418FB2DE"/>
    <w:rsid w:val="41A48064"/>
    <w:rsid w:val="41AFB244"/>
    <w:rsid w:val="41AFE675"/>
    <w:rsid w:val="41B034B9"/>
    <w:rsid w:val="41B5ED7B"/>
    <w:rsid w:val="41B62467"/>
    <w:rsid w:val="41BDA2BD"/>
    <w:rsid w:val="41BDD649"/>
    <w:rsid w:val="41C13111"/>
    <w:rsid w:val="41CCF5B8"/>
    <w:rsid w:val="41D559E7"/>
    <w:rsid w:val="41DCB9FA"/>
    <w:rsid w:val="41E75D84"/>
    <w:rsid w:val="41EC5A8C"/>
    <w:rsid w:val="41F02B87"/>
    <w:rsid w:val="41F7078B"/>
    <w:rsid w:val="420DBE27"/>
    <w:rsid w:val="4217A87B"/>
    <w:rsid w:val="42182A9A"/>
    <w:rsid w:val="42210A0E"/>
    <w:rsid w:val="4231DEE6"/>
    <w:rsid w:val="4232511E"/>
    <w:rsid w:val="423E959F"/>
    <w:rsid w:val="4241558F"/>
    <w:rsid w:val="4247F294"/>
    <w:rsid w:val="42521B4C"/>
    <w:rsid w:val="425B81F3"/>
    <w:rsid w:val="4260EEA1"/>
    <w:rsid w:val="42681B5C"/>
    <w:rsid w:val="426CC8C9"/>
    <w:rsid w:val="427DED05"/>
    <w:rsid w:val="427F268D"/>
    <w:rsid w:val="427F39D7"/>
    <w:rsid w:val="427FDE63"/>
    <w:rsid w:val="429F83EF"/>
    <w:rsid w:val="42A4F998"/>
    <w:rsid w:val="42A74AB7"/>
    <w:rsid w:val="42AA9078"/>
    <w:rsid w:val="42AB95F3"/>
    <w:rsid w:val="42ADCE41"/>
    <w:rsid w:val="42B94806"/>
    <w:rsid w:val="42C459A9"/>
    <w:rsid w:val="42C4B7D1"/>
    <w:rsid w:val="42C7CFA1"/>
    <w:rsid w:val="42C92DAA"/>
    <w:rsid w:val="42D3C195"/>
    <w:rsid w:val="42D5A3E5"/>
    <w:rsid w:val="42DBB61F"/>
    <w:rsid w:val="42DC17A9"/>
    <w:rsid w:val="42DC9F6E"/>
    <w:rsid w:val="42E2666E"/>
    <w:rsid w:val="42ED9233"/>
    <w:rsid w:val="42EFBA38"/>
    <w:rsid w:val="42F30D17"/>
    <w:rsid w:val="42FDD73D"/>
    <w:rsid w:val="430E66A8"/>
    <w:rsid w:val="4324AB75"/>
    <w:rsid w:val="4332A81E"/>
    <w:rsid w:val="4346DA2E"/>
    <w:rsid w:val="43508C2A"/>
    <w:rsid w:val="4350D774"/>
    <w:rsid w:val="4352677F"/>
    <w:rsid w:val="435426E5"/>
    <w:rsid w:val="43555DEC"/>
    <w:rsid w:val="435D609E"/>
    <w:rsid w:val="43667D62"/>
    <w:rsid w:val="436A2D50"/>
    <w:rsid w:val="436C7B16"/>
    <w:rsid w:val="436CF1CE"/>
    <w:rsid w:val="4371CE84"/>
    <w:rsid w:val="4376A4FF"/>
    <w:rsid w:val="4379C00A"/>
    <w:rsid w:val="43853604"/>
    <w:rsid w:val="43862944"/>
    <w:rsid w:val="43886BAB"/>
    <w:rsid w:val="438B9C40"/>
    <w:rsid w:val="438CDFBB"/>
    <w:rsid w:val="4391C73D"/>
    <w:rsid w:val="4392D8D4"/>
    <w:rsid w:val="4397B905"/>
    <w:rsid w:val="439F2BD4"/>
    <w:rsid w:val="43BF0D08"/>
    <w:rsid w:val="43CCFB1F"/>
    <w:rsid w:val="43CD4837"/>
    <w:rsid w:val="43DB1377"/>
    <w:rsid w:val="43EBC59A"/>
    <w:rsid w:val="43ED2DAD"/>
    <w:rsid w:val="43F8ABCC"/>
    <w:rsid w:val="43FB80C3"/>
    <w:rsid w:val="440054B3"/>
    <w:rsid w:val="44007115"/>
    <w:rsid w:val="440985B7"/>
    <w:rsid w:val="4409EDED"/>
    <w:rsid w:val="440C5C0B"/>
    <w:rsid w:val="440EAA2F"/>
    <w:rsid w:val="441410DF"/>
    <w:rsid w:val="44193ABB"/>
    <w:rsid w:val="44215090"/>
    <w:rsid w:val="442835B6"/>
    <w:rsid w:val="442BFE4D"/>
    <w:rsid w:val="442DB2AA"/>
    <w:rsid w:val="4431B68E"/>
    <w:rsid w:val="4447DC60"/>
    <w:rsid w:val="44488E8B"/>
    <w:rsid w:val="444BD5AE"/>
    <w:rsid w:val="444FF8E0"/>
    <w:rsid w:val="4452B871"/>
    <w:rsid w:val="44551867"/>
    <w:rsid w:val="445B7E3B"/>
    <w:rsid w:val="445FDA63"/>
    <w:rsid w:val="446C39D2"/>
    <w:rsid w:val="4471D6C7"/>
    <w:rsid w:val="4475AD90"/>
    <w:rsid w:val="447991F4"/>
    <w:rsid w:val="447C38F3"/>
    <w:rsid w:val="447C6D65"/>
    <w:rsid w:val="4481C5D1"/>
    <w:rsid w:val="44858686"/>
    <w:rsid w:val="4487006E"/>
    <w:rsid w:val="4488BAE0"/>
    <w:rsid w:val="448AF94A"/>
    <w:rsid w:val="448E1025"/>
    <w:rsid w:val="4493BB1B"/>
    <w:rsid w:val="44A5085D"/>
    <w:rsid w:val="44AF008A"/>
    <w:rsid w:val="44AFAE72"/>
    <w:rsid w:val="44C7D225"/>
    <w:rsid w:val="44CA8524"/>
    <w:rsid w:val="44D31AAD"/>
    <w:rsid w:val="44DBD1BE"/>
    <w:rsid w:val="44DFADF6"/>
    <w:rsid w:val="44E9363D"/>
    <w:rsid w:val="44ED281B"/>
    <w:rsid w:val="44F286FC"/>
    <w:rsid w:val="44F3E7C2"/>
    <w:rsid w:val="452A4BE9"/>
    <w:rsid w:val="452A6782"/>
    <w:rsid w:val="452CAD08"/>
    <w:rsid w:val="4535BBE4"/>
    <w:rsid w:val="4538BE05"/>
    <w:rsid w:val="453AA6EE"/>
    <w:rsid w:val="453C3965"/>
    <w:rsid w:val="453FA7DF"/>
    <w:rsid w:val="45416E47"/>
    <w:rsid w:val="4543ECA5"/>
    <w:rsid w:val="45444040"/>
    <w:rsid w:val="4564823D"/>
    <w:rsid w:val="45661EDF"/>
    <w:rsid w:val="45722689"/>
    <w:rsid w:val="45792D9E"/>
    <w:rsid w:val="457CE05B"/>
    <w:rsid w:val="457E8332"/>
    <w:rsid w:val="45858F77"/>
    <w:rsid w:val="45879EBE"/>
    <w:rsid w:val="4589E728"/>
    <w:rsid w:val="459028FD"/>
    <w:rsid w:val="459176FE"/>
    <w:rsid w:val="4596598D"/>
    <w:rsid w:val="4597CAA8"/>
    <w:rsid w:val="45985D58"/>
    <w:rsid w:val="459B879C"/>
    <w:rsid w:val="459D5B8E"/>
    <w:rsid w:val="459F1D59"/>
    <w:rsid w:val="45A221BB"/>
    <w:rsid w:val="45AEAF2E"/>
    <w:rsid w:val="45BEE470"/>
    <w:rsid w:val="45BFCB01"/>
    <w:rsid w:val="45C1BFCD"/>
    <w:rsid w:val="45D3DEF9"/>
    <w:rsid w:val="45D3F1F0"/>
    <w:rsid w:val="45D5BA84"/>
    <w:rsid w:val="45E4A30E"/>
    <w:rsid w:val="45E6B0BB"/>
    <w:rsid w:val="45E7F503"/>
    <w:rsid w:val="45F6944F"/>
    <w:rsid w:val="45F8D64E"/>
    <w:rsid w:val="45FC5EB0"/>
    <w:rsid w:val="4600435F"/>
    <w:rsid w:val="4602734D"/>
    <w:rsid w:val="460281A8"/>
    <w:rsid w:val="4605AB32"/>
    <w:rsid w:val="460800E7"/>
    <w:rsid w:val="460D0D09"/>
    <w:rsid w:val="46167F68"/>
    <w:rsid w:val="46195D82"/>
    <w:rsid w:val="46236341"/>
    <w:rsid w:val="462AFEB6"/>
    <w:rsid w:val="462F381A"/>
    <w:rsid w:val="462F61F8"/>
    <w:rsid w:val="46399212"/>
    <w:rsid w:val="463F2102"/>
    <w:rsid w:val="4644563D"/>
    <w:rsid w:val="46483339"/>
    <w:rsid w:val="4649E09C"/>
    <w:rsid w:val="4656360D"/>
    <w:rsid w:val="46591796"/>
    <w:rsid w:val="4660E491"/>
    <w:rsid w:val="466A7D7F"/>
    <w:rsid w:val="466D4DD0"/>
    <w:rsid w:val="46710294"/>
    <w:rsid w:val="4677CFB6"/>
    <w:rsid w:val="467F3BAE"/>
    <w:rsid w:val="4688053C"/>
    <w:rsid w:val="468E6053"/>
    <w:rsid w:val="469AB0FA"/>
    <w:rsid w:val="469D09AE"/>
    <w:rsid w:val="469DF2FA"/>
    <w:rsid w:val="469DFC31"/>
    <w:rsid w:val="46A5F6BB"/>
    <w:rsid w:val="46A5FFDD"/>
    <w:rsid w:val="46BEC803"/>
    <w:rsid w:val="46CE80CD"/>
    <w:rsid w:val="46DF96E7"/>
    <w:rsid w:val="46E5C2AB"/>
    <w:rsid w:val="46E9636F"/>
    <w:rsid w:val="46E9C453"/>
    <w:rsid w:val="46EF323C"/>
    <w:rsid w:val="46EFEC0D"/>
    <w:rsid w:val="47056BEF"/>
    <w:rsid w:val="470BA55E"/>
    <w:rsid w:val="470C2654"/>
    <w:rsid w:val="470F2625"/>
    <w:rsid w:val="4711E395"/>
    <w:rsid w:val="47157376"/>
    <w:rsid w:val="47162D8D"/>
    <w:rsid w:val="47171D7B"/>
    <w:rsid w:val="471768A3"/>
    <w:rsid w:val="4722323F"/>
    <w:rsid w:val="472F498E"/>
    <w:rsid w:val="473107F6"/>
    <w:rsid w:val="474E789E"/>
    <w:rsid w:val="474FBCB2"/>
    <w:rsid w:val="475299FD"/>
    <w:rsid w:val="47631295"/>
    <w:rsid w:val="4765BA35"/>
    <w:rsid w:val="476E665E"/>
    <w:rsid w:val="47792008"/>
    <w:rsid w:val="47836A73"/>
    <w:rsid w:val="478927FD"/>
    <w:rsid w:val="478BAE4B"/>
    <w:rsid w:val="47953FA1"/>
    <w:rsid w:val="4796B3EF"/>
    <w:rsid w:val="47973D20"/>
    <w:rsid w:val="47974192"/>
    <w:rsid w:val="47A0463D"/>
    <w:rsid w:val="47ABC745"/>
    <w:rsid w:val="47AED56E"/>
    <w:rsid w:val="47B0D1DC"/>
    <w:rsid w:val="47B31BFA"/>
    <w:rsid w:val="47B345B7"/>
    <w:rsid w:val="47D9C0DA"/>
    <w:rsid w:val="47DE3680"/>
    <w:rsid w:val="47E2BABF"/>
    <w:rsid w:val="47E34C85"/>
    <w:rsid w:val="47E48708"/>
    <w:rsid w:val="47EF85D2"/>
    <w:rsid w:val="48022FFA"/>
    <w:rsid w:val="4802B81D"/>
    <w:rsid w:val="480897DF"/>
    <w:rsid w:val="48113F7E"/>
    <w:rsid w:val="481592E8"/>
    <w:rsid w:val="48172317"/>
    <w:rsid w:val="481BC353"/>
    <w:rsid w:val="481D31EC"/>
    <w:rsid w:val="48274A3A"/>
    <w:rsid w:val="482DFB42"/>
    <w:rsid w:val="4833285F"/>
    <w:rsid w:val="4834D25F"/>
    <w:rsid w:val="483726FB"/>
    <w:rsid w:val="484015A3"/>
    <w:rsid w:val="485DB105"/>
    <w:rsid w:val="485E37DA"/>
    <w:rsid w:val="4870302B"/>
    <w:rsid w:val="487D38C4"/>
    <w:rsid w:val="48819C0D"/>
    <w:rsid w:val="488A7CE2"/>
    <w:rsid w:val="48976F4E"/>
    <w:rsid w:val="4898CA9A"/>
    <w:rsid w:val="489B6946"/>
    <w:rsid w:val="489BB17D"/>
    <w:rsid w:val="48A4E611"/>
    <w:rsid w:val="48A56952"/>
    <w:rsid w:val="48AEA6A8"/>
    <w:rsid w:val="48B0C730"/>
    <w:rsid w:val="48BB7F0E"/>
    <w:rsid w:val="48C67511"/>
    <w:rsid w:val="48C8CB99"/>
    <w:rsid w:val="48CAF57E"/>
    <w:rsid w:val="48CFEBEB"/>
    <w:rsid w:val="48D4B511"/>
    <w:rsid w:val="48D4E87E"/>
    <w:rsid w:val="48DC95C2"/>
    <w:rsid w:val="48DDE2F9"/>
    <w:rsid w:val="48F13E74"/>
    <w:rsid w:val="48F5FA7B"/>
    <w:rsid w:val="48F80AE7"/>
    <w:rsid w:val="4901EA9D"/>
    <w:rsid w:val="4903ABCA"/>
    <w:rsid w:val="49196F58"/>
    <w:rsid w:val="492369B4"/>
    <w:rsid w:val="4924F98E"/>
    <w:rsid w:val="4928898A"/>
    <w:rsid w:val="4928EB20"/>
    <w:rsid w:val="492D4CD1"/>
    <w:rsid w:val="49307710"/>
    <w:rsid w:val="49336AF5"/>
    <w:rsid w:val="4934D1E4"/>
    <w:rsid w:val="494D9CA4"/>
    <w:rsid w:val="49682636"/>
    <w:rsid w:val="496E0455"/>
    <w:rsid w:val="497A997B"/>
    <w:rsid w:val="497D7AF2"/>
    <w:rsid w:val="4984A455"/>
    <w:rsid w:val="49851F4E"/>
    <w:rsid w:val="4986ED4C"/>
    <w:rsid w:val="498B84D6"/>
    <w:rsid w:val="498D8CD5"/>
    <w:rsid w:val="49916216"/>
    <w:rsid w:val="49921F61"/>
    <w:rsid w:val="49A46B46"/>
    <w:rsid w:val="49A785F1"/>
    <w:rsid w:val="49A985B6"/>
    <w:rsid w:val="49AB5BB2"/>
    <w:rsid w:val="49B05F21"/>
    <w:rsid w:val="49B83E04"/>
    <w:rsid w:val="49B8EF10"/>
    <w:rsid w:val="49BD5018"/>
    <w:rsid w:val="49BF3989"/>
    <w:rsid w:val="49CA6E84"/>
    <w:rsid w:val="49CC5CA6"/>
    <w:rsid w:val="49CE69A9"/>
    <w:rsid w:val="49D5CE16"/>
    <w:rsid w:val="49E1CFE3"/>
    <w:rsid w:val="49E2F48E"/>
    <w:rsid w:val="49E514C9"/>
    <w:rsid w:val="49E7CDFF"/>
    <w:rsid w:val="49E996B2"/>
    <w:rsid w:val="49F1D586"/>
    <w:rsid w:val="49F55344"/>
    <w:rsid w:val="49FE5BB2"/>
    <w:rsid w:val="4A026B29"/>
    <w:rsid w:val="4A02F8D9"/>
    <w:rsid w:val="4A03C3DF"/>
    <w:rsid w:val="4A0662B7"/>
    <w:rsid w:val="4A08CE97"/>
    <w:rsid w:val="4A1737A9"/>
    <w:rsid w:val="4A1A6297"/>
    <w:rsid w:val="4A276CF8"/>
    <w:rsid w:val="4A2D34F8"/>
    <w:rsid w:val="4A33649C"/>
    <w:rsid w:val="4A35FF33"/>
    <w:rsid w:val="4A421A55"/>
    <w:rsid w:val="4A461B72"/>
    <w:rsid w:val="4A4857BE"/>
    <w:rsid w:val="4A5744DE"/>
    <w:rsid w:val="4A5AE440"/>
    <w:rsid w:val="4A5C7001"/>
    <w:rsid w:val="4A619F10"/>
    <w:rsid w:val="4A68BF0D"/>
    <w:rsid w:val="4A6B0DC8"/>
    <w:rsid w:val="4A71CE2D"/>
    <w:rsid w:val="4A7E1D07"/>
    <w:rsid w:val="4A853E2E"/>
    <w:rsid w:val="4A9EDDB1"/>
    <w:rsid w:val="4AA1C1A5"/>
    <w:rsid w:val="4AAA1088"/>
    <w:rsid w:val="4ABFC527"/>
    <w:rsid w:val="4AC38F38"/>
    <w:rsid w:val="4ACF70E0"/>
    <w:rsid w:val="4AD20707"/>
    <w:rsid w:val="4AD24555"/>
    <w:rsid w:val="4ADBAC4C"/>
    <w:rsid w:val="4ADF2AA5"/>
    <w:rsid w:val="4AE6476F"/>
    <w:rsid w:val="4AF74CB5"/>
    <w:rsid w:val="4AF9CF03"/>
    <w:rsid w:val="4B040542"/>
    <w:rsid w:val="4B13373F"/>
    <w:rsid w:val="4B18BA01"/>
    <w:rsid w:val="4B1BFBB5"/>
    <w:rsid w:val="4B2074B6"/>
    <w:rsid w:val="4B243AB2"/>
    <w:rsid w:val="4B263135"/>
    <w:rsid w:val="4B2B161E"/>
    <w:rsid w:val="4B2CA576"/>
    <w:rsid w:val="4B2E2BEF"/>
    <w:rsid w:val="4B3A9C83"/>
    <w:rsid w:val="4B457A28"/>
    <w:rsid w:val="4B4A49E5"/>
    <w:rsid w:val="4B54439D"/>
    <w:rsid w:val="4B56FD3D"/>
    <w:rsid w:val="4B5D91E9"/>
    <w:rsid w:val="4B5DF877"/>
    <w:rsid w:val="4B6174E7"/>
    <w:rsid w:val="4B61CBF5"/>
    <w:rsid w:val="4B664287"/>
    <w:rsid w:val="4B68E946"/>
    <w:rsid w:val="4B6AFA50"/>
    <w:rsid w:val="4B6C3D0A"/>
    <w:rsid w:val="4B70D2ED"/>
    <w:rsid w:val="4B722E7B"/>
    <w:rsid w:val="4B7C97D0"/>
    <w:rsid w:val="4B7DFF29"/>
    <w:rsid w:val="4B7E2364"/>
    <w:rsid w:val="4B82EAA2"/>
    <w:rsid w:val="4B91EB84"/>
    <w:rsid w:val="4B9E8CCE"/>
    <w:rsid w:val="4BA3BDA3"/>
    <w:rsid w:val="4BA8AFF6"/>
    <w:rsid w:val="4BAAF8E7"/>
    <w:rsid w:val="4BAE2B2B"/>
    <w:rsid w:val="4BB5E426"/>
    <w:rsid w:val="4BC0968E"/>
    <w:rsid w:val="4BC58B66"/>
    <w:rsid w:val="4BC5CA7B"/>
    <w:rsid w:val="4BCB4A58"/>
    <w:rsid w:val="4BCC5494"/>
    <w:rsid w:val="4BF304D4"/>
    <w:rsid w:val="4BF6E042"/>
    <w:rsid w:val="4C02A0E2"/>
    <w:rsid w:val="4C067CF4"/>
    <w:rsid w:val="4C0ECE1C"/>
    <w:rsid w:val="4C1E6B45"/>
    <w:rsid w:val="4C2159F6"/>
    <w:rsid w:val="4C22175C"/>
    <w:rsid w:val="4C2AF669"/>
    <w:rsid w:val="4C30B61B"/>
    <w:rsid w:val="4C363A3C"/>
    <w:rsid w:val="4C3B4E13"/>
    <w:rsid w:val="4C3C7172"/>
    <w:rsid w:val="4C3F03B7"/>
    <w:rsid w:val="4C406784"/>
    <w:rsid w:val="4C48B638"/>
    <w:rsid w:val="4C56E793"/>
    <w:rsid w:val="4C5F0C58"/>
    <w:rsid w:val="4C62C430"/>
    <w:rsid w:val="4C6375B0"/>
    <w:rsid w:val="4C768D11"/>
    <w:rsid w:val="4C796BC9"/>
    <w:rsid w:val="4C7B32E7"/>
    <w:rsid w:val="4C80573C"/>
    <w:rsid w:val="4C86BFD4"/>
    <w:rsid w:val="4C8A4DF9"/>
    <w:rsid w:val="4C96B88D"/>
    <w:rsid w:val="4C970125"/>
    <w:rsid w:val="4C9B8D37"/>
    <w:rsid w:val="4CA00878"/>
    <w:rsid w:val="4CA06BC2"/>
    <w:rsid w:val="4CA46BC3"/>
    <w:rsid w:val="4CA6A98A"/>
    <w:rsid w:val="4CB0D7E5"/>
    <w:rsid w:val="4CB2F557"/>
    <w:rsid w:val="4CC02EB5"/>
    <w:rsid w:val="4CC9DED1"/>
    <w:rsid w:val="4CCED196"/>
    <w:rsid w:val="4CCFCC06"/>
    <w:rsid w:val="4CD0CF99"/>
    <w:rsid w:val="4CD57485"/>
    <w:rsid w:val="4CD9E7DE"/>
    <w:rsid w:val="4CDA0A5D"/>
    <w:rsid w:val="4CDC6C1F"/>
    <w:rsid w:val="4CE45B57"/>
    <w:rsid w:val="4CED6696"/>
    <w:rsid w:val="4CF8F4B7"/>
    <w:rsid w:val="4D003DD9"/>
    <w:rsid w:val="4D038EFC"/>
    <w:rsid w:val="4D09098A"/>
    <w:rsid w:val="4D0F42C6"/>
    <w:rsid w:val="4D1D8745"/>
    <w:rsid w:val="4D202F46"/>
    <w:rsid w:val="4D220227"/>
    <w:rsid w:val="4D2857F5"/>
    <w:rsid w:val="4D2C9A5E"/>
    <w:rsid w:val="4D2E9272"/>
    <w:rsid w:val="4D344204"/>
    <w:rsid w:val="4D3BA74D"/>
    <w:rsid w:val="4D3F9095"/>
    <w:rsid w:val="4D4322BD"/>
    <w:rsid w:val="4D473F13"/>
    <w:rsid w:val="4D4DD71F"/>
    <w:rsid w:val="4D4FB5D3"/>
    <w:rsid w:val="4D5B0BC3"/>
    <w:rsid w:val="4D617E9F"/>
    <w:rsid w:val="4D726E4F"/>
    <w:rsid w:val="4D74CBC8"/>
    <w:rsid w:val="4D7B240A"/>
    <w:rsid w:val="4D84CB4F"/>
    <w:rsid w:val="4D8FE098"/>
    <w:rsid w:val="4D93AE7B"/>
    <w:rsid w:val="4D9699EA"/>
    <w:rsid w:val="4D97B78B"/>
    <w:rsid w:val="4D98D7C1"/>
    <w:rsid w:val="4D9BCB15"/>
    <w:rsid w:val="4D9F3FD6"/>
    <w:rsid w:val="4DA6D53F"/>
    <w:rsid w:val="4DB4B712"/>
    <w:rsid w:val="4DBFD0A6"/>
    <w:rsid w:val="4DC1813D"/>
    <w:rsid w:val="4DC1BABD"/>
    <w:rsid w:val="4DC2390C"/>
    <w:rsid w:val="4DC30824"/>
    <w:rsid w:val="4DCD1FBE"/>
    <w:rsid w:val="4DD0A1B0"/>
    <w:rsid w:val="4DD8699F"/>
    <w:rsid w:val="4DE063D9"/>
    <w:rsid w:val="4DEA900A"/>
    <w:rsid w:val="4DEB3BF3"/>
    <w:rsid w:val="4DED2EEC"/>
    <w:rsid w:val="4DED9888"/>
    <w:rsid w:val="4DF06A8F"/>
    <w:rsid w:val="4DFB7F16"/>
    <w:rsid w:val="4DFFDB54"/>
    <w:rsid w:val="4E0103F2"/>
    <w:rsid w:val="4E09DB1B"/>
    <w:rsid w:val="4E127100"/>
    <w:rsid w:val="4E132967"/>
    <w:rsid w:val="4E190521"/>
    <w:rsid w:val="4E26A8F3"/>
    <w:rsid w:val="4E3543C6"/>
    <w:rsid w:val="4E3903C1"/>
    <w:rsid w:val="4E3CB19F"/>
    <w:rsid w:val="4E4BFB86"/>
    <w:rsid w:val="4E4CF218"/>
    <w:rsid w:val="4E53DA25"/>
    <w:rsid w:val="4E56F2F0"/>
    <w:rsid w:val="4E57620A"/>
    <w:rsid w:val="4E6D67DF"/>
    <w:rsid w:val="4E72B5E8"/>
    <w:rsid w:val="4E830306"/>
    <w:rsid w:val="4E84E029"/>
    <w:rsid w:val="4E86E199"/>
    <w:rsid w:val="4E8C19D7"/>
    <w:rsid w:val="4E8E14AC"/>
    <w:rsid w:val="4E8FDFA4"/>
    <w:rsid w:val="4E916EC8"/>
    <w:rsid w:val="4E95F161"/>
    <w:rsid w:val="4E986D23"/>
    <w:rsid w:val="4E9C7617"/>
    <w:rsid w:val="4EA3BBD6"/>
    <w:rsid w:val="4EB0E6F5"/>
    <w:rsid w:val="4EC5BCFD"/>
    <w:rsid w:val="4ECF1D98"/>
    <w:rsid w:val="4ED68BD6"/>
    <w:rsid w:val="4ED91CB9"/>
    <w:rsid w:val="4EE2E668"/>
    <w:rsid w:val="4EE86577"/>
    <w:rsid w:val="4EF2F653"/>
    <w:rsid w:val="4EF6DC24"/>
    <w:rsid w:val="4EF8FF7F"/>
    <w:rsid w:val="4F0A18D2"/>
    <w:rsid w:val="4F0CD245"/>
    <w:rsid w:val="4F1651EA"/>
    <w:rsid w:val="4F28F333"/>
    <w:rsid w:val="4F31CF70"/>
    <w:rsid w:val="4F381384"/>
    <w:rsid w:val="4F3AC1A0"/>
    <w:rsid w:val="4F3B37F0"/>
    <w:rsid w:val="4F44B409"/>
    <w:rsid w:val="4F4856A7"/>
    <w:rsid w:val="4F4CFEF3"/>
    <w:rsid w:val="4F50D3CF"/>
    <w:rsid w:val="4F5167A6"/>
    <w:rsid w:val="4F5CDF27"/>
    <w:rsid w:val="4F73491C"/>
    <w:rsid w:val="4F749D3F"/>
    <w:rsid w:val="4F79DF1A"/>
    <w:rsid w:val="4F7AD888"/>
    <w:rsid w:val="4F7C7738"/>
    <w:rsid w:val="4F814141"/>
    <w:rsid w:val="4F817C71"/>
    <w:rsid w:val="4F8ED749"/>
    <w:rsid w:val="4F97D390"/>
    <w:rsid w:val="4FABC4C7"/>
    <w:rsid w:val="4FAE0E4C"/>
    <w:rsid w:val="4FB1DEBA"/>
    <w:rsid w:val="4FC402CA"/>
    <w:rsid w:val="4FC43425"/>
    <w:rsid w:val="4FC62DE4"/>
    <w:rsid w:val="4FC7AD18"/>
    <w:rsid w:val="4FCB91BC"/>
    <w:rsid w:val="4FCBAC8F"/>
    <w:rsid w:val="4FCDD79E"/>
    <w:rsid w:val="4FD1FAEB"/>
    <w:rsid w:val="4FDBAA34"/>
    <w:rsid w:val="4FDDB1AF"/>
    <w:rsid w:val="4FE35B8C"/>
    <w:rsid w:val="4FE49264"/>
    <w:rsid w:val="4FEC2B24"/>
    <w:rsid w:val="4FEFA159"/>
    <w:rsid w:val="4FF3326B"/>
    <w:rsid w:val="4FFA65E1"/>
    <w:rsid w:val="501A7EAA"/>
    <w:rsid w:val="501E0594"/>
    <w:rsid w:val="50256709"/>
    <w:rsid w:val="5027DD0C"/>
    <w:rsid w:val="50280E1F"/>
    <w:rsid w:val="503D9393"/>
    <w:rsid w:val="503F840E"/>
    <w:rsid w:val="505A696D"/>
    <w:rsid w:val="505D02BA"/>
    <w:rsid w:val="505D7C60"/>
    <w:rsid w:val="506398DB"/>
    <w:rsid w:val="506E97D7"/>
    <w:rsid w:val="50767110"/>
    <w:rsid w:val="50777B73"/>
    <w:rsid w:val="50798547"/>
    <w:rsid w:val="507C7B28"/>
    <w:rsid w:val="507E889A"/>
    <w:rsid w:val="507F7B81"/>
    <w:rsid w:val="508441D1"/>
    <w:rsid w:val="5085E756"/>
    <w:rsid w:val="5089DFFB"/>
    <w:rsid w:val="5094C6FD"/>
    <w:rsid w:val="50963FBD"/>
    <w:rsid w:val="5098CBB9"/>
    <w:rsid w:val="50994FB4"/>
    <w:rsid w:val="509A66B6"/>
    <w:rsid w:val="50A09030"/>
    <w:rsid w:val="50A62B31"/>
    <w:rsid w:val="50A8979C"/>
    <w:rsid w:val="50BF8C65"/>
    <w:rsid w:val="50C06109"/>
    <w:rsid w:val="50C95907"/>
    <w:rsid w:val="50CF0846"/>
    <w:rsid w:val="50E5AD6D"/>
    <w:rsid w:val="50E6BF7C"/>
    <w:rsid w:val="50EC0C06"/>
    <w:rsid w:val="50EDA0F9"/>
    <w:rsid w:val="50F155D3"/>
    <w:rsid w:val="50FE1C21"/>
    <w:rsid w:val="50FE46BF"/>
    <w:rsid w:val="510F5457"/>
    <w:rsid w:val="510F9422"/>
    <w:rsid w:val="51137399"/>
    <w:rsid w:val="511E913D"/>
    <w:rsid w:val="5121DF01"/>
    <w:rsid w:val="5127953C"/>
    <w:rsid w:val="512AE4D6"/>
    <w:rsid w:val="51327CB8"/>
    <w:rsid w:val="513292E3"/>
    <w:rsid w:val="513AE14F"/>
    <w:rsid w:val="515CC346"/>
    <w:rsid w:val="515E9DA2"/>
    <w:rsid w:val="51603139"/>
    <w:rsid w:val="516A615D"/>
    <w:rsid w:val="516F9E34"/>
    <w:rsid w:val="5173E7D2"/>
    <w:rsid w:val="51789A09"/>
    <w:rsid w:val="517B4415"/>
    <w:rsid w:val="517D81EE"/>
    <w:rsid w:val="518CFA12"/>
    <w:rsid w:val="518F02CC"/>
    <w:rsid w:val="51903A21"/>
    <w:rsid w:val="519B4C1B"/>
    <w:rsid w:val="51B3D349"/>
    <w:rsid w:val="51C0ED7A"/>
    <w:rsid w:val="51CD47F6"/>
    <w:rsid w:val="51CEF00D"/>
    <w:rsid w:val="51D10A04"/>
    <w:rsid w:val="51D402D1"/>
    <w:rsid w:val="51E43A10"/>
    <w:rsid w:val="51E80E82"/>
    <w:rsid w:val="51EA6485"/>
    <w:rsid w:val="51EB1DDD"/>
    <w:rsid w:val="51ECC276"/>
    <w:rsid w:val="51F0F868"/>
    <w:rsid w:val="51F20BA2"/>
    <w:rsid w:val="51F2F3CD"/>
    <w:rsid w:val="51F307C1"/>
    <w:rsid w:val="51F85DEA"/>
    <w:rsid w:val="51F9A5FC"/>
    <w:rsid w:val="51FB9757"/>
    <w:rsid w:val="51FD21FA"/>
    <w:rsid w:val="51FDF35E"/>
    <w:rsid w:val="51FF4CA1"/>
    <w:rsid w:val="52065101"/>
    <w:rsid w:val="520755D2"/>
    <w:rsid w:val="5208CCC3"/>
    <w:rsid w:val="52129D11"/>
    <w:rsid w:val="52136E2C"/>
    <w:rsid w:val="5218FC3D"/>
    <w:rsid w:val="521C7293"/>
    <w:rsid w:val="521D0DDB"/>
    <w:rsid w:val="5225A833"/>
    <w:rsid w:val="522D49AF"/>
    <w:rsid w:val="523949DD"/>
    <w:rsid w:val="523ADBA6"/>
    <w:rsid w:val="5242827D"/>
    <w:rsid w:val="52444E17"/>
    <w:rsid w:val="5245AC1D"/>
    <w:rsid w:val="524D9186"/>
    <w:rsid w:val="5252306B"/>
    <w:rsid w:val="525B7C10"/>
    <w:rsid w:val="525E8E4F"/>
    <w:rsid w:val="526857EB"/>
    <w:rsid w:val="5270078A"/>
    <w:rsid w:val="52709A1A"/>
    <w:rsid w:val="52720A99"/>
    <w:rsid w:val="527346E0"/>
    <w:rsid w:val="52774191"/>
    <w:rsid w:val="5278806E"/>
    <w:rsid w:val="527DF1BE"/>
    <w:rsid w:val="527EFA23"/>
    <w:rsid w:val="52846DA6"/>
    <w:rsid w:val="528AC283"/>
    <w:rsid w:val="52905A1F"/>
    <w:rsid w:val="52935949"/>
    <w:rsid w:val="5295629A"/>
    <w:rsid w:val="529BACA7"/>
    <w:rsid w:val="529E6D38"/>
    <w:rsid w:val="52A20696"/>
    <w:rsid w:val="52A72417"/>
    <w:rsid w:val="52A9C14B"/>
    <w:rsid w:val="52B4ADC6"/>
    <w:rsid w:val="52BE15EC"/>
    <w:rsid w:val="52C2C22C"/>
    <w:rsid w:val="52C33626"/>
    <w:rsid w:val="52E1A337"/>
    <w:rsid w:val="52E1B9FD"/>
    <w:rsid w:val="52E24E1C"/>
    <w:rsid w:val="52E3B4CF"/>
    <w:rsid w:val="52E913A5"/>
    <w:rsid w:val="52ECA2A9"/>
    <w:rsid w:val="52ED5920"/>
    <w:rsid w:val="52F346A7"/>
    <w:rsid w:val="53024D11"/>
    <w:rsid w:val="53027AE2"/>
    <w:rsid w:val="5307015F"/>
    <w:rsid w:val="53093CD1"/>
    <w:rsid w:val="530DDE17"/>
    <w:rsid w:val="530DDE81"/>
    <w:rsid w:val="531190EA"/>
    <w:rsid w:val="53188BFF"/>
    <w:rsid w:val="531B0704"/>
    <w:rsid w:val="5326C975"/>
    <w:rsid w:val="53313C5A"/>
    <w:rsid w:val="5332DE16"/>
    <w:rsid w:val="533C67D3"/>
    <w:rsid w:val="534206DA"/>
    <w:rsid w:val="5352A199"/>
    <w:rsid w:val="53567220"/>
    <w:rsid w:val="5358FE26"/>
    <w:rsid w:val="535CA81A"/>
    <w:rsid w:val="535E2A92"/>
    <w:rsid w:val="536FE73A"/>
    <w:rsid w:val="5374A31C"/>
    <w:rsid w:val="5375C202"/>
    <w:rsid w:val="5379291E"/>
    <w:rsid w:val="537EA9EE"/>
    <w:rsid w:val="5380C479"/>
    <w:rsid w:val="53864021"/>
    <w:rsid w:val="5386D87D"/>
    <w:rsid w:val="53884C5D"/>
    <w:rsid w:val="538898DA"/>
    <w:rsid w:val="538D226D"/>
    <w:rsid w:val="538D4732"/>
    <w:rsid w:val="539BE8E5"/>
    <w:rsid w:val="53A70ABF"/>
    <w:rsid w:val="53B4B362"/>
    <w:rsid w:val="53C25B29"/>
    <w:rsid w:val="53D4B9C3"/>
    <w:rsid w:val="53D590CB"/>
    <w:rsid w:val="53DC890F"/>
    <w:rsid w:val="53EB297F"/>
    <w:rsid w:val="53EB4450"/>
    <w:rsid w:val="53EB7D13"/>
    <w:rsid w:val="53F24769"/>
    <w:rsid w:val="53F25E40"/>
    <w:rsid w:val="53F950F2"/>
    <w:rsid w:val="53FD7FA6"/>
    <w:rsid w:val="53FF458B"/>
    <w:rsid w:val="540560BF"/>
    <w:rsid w:val="5412103F"/>
    <w:rsid w:val="54138083"/>
    <w:rsid w:val="54172B5A"/>
    <w:rsid w:val="541BB959"/>
    <w:rsid w:val="54225046"/>
    <w:rsid w:val="542702DB"/>
    <w:rsid w:val="542766FE"/>
    <w:rsid w:val="5431944E"/>
    <w:rsid w:val="54341ACD"/>
    <w:rsid w:val="5442AF9E"/>
    <w:rsid w:val="54454E85"/>
    <w:rsid w:val="545DD2BF"/>
    <w:rsid w:val="545FB0F1"/>
    <w:rsid w:val="546205EB"/>
    <w:rsid w:val="546ED889"/>
    <w:rsid w:val="547122AB"/>
    <w:rsid w:val="547329B7"/>
    <w:rsid w:val="5479DC89"/>
    <w:rsid w:val="54835140"/>
    <w:rsid w:val="5483C704"/>
    <w:rsid w:val="54863429"/>
    <w:rsid w:val="54868C8C"/>
    <w:rsid w:val="54872DD8"/>
    <w:rsid w:val="5488E015"/>
    <w:rsid w:val="5497F538"/>
    <w:rsid w:val="549AADFB"/>
    <w:rsid w:val="54A2ACC8"/>
    <w:rsid w:val="54A4C9FE"/>
    <w:rsid w:val="54AB35B5"/>
    <w:rsid w:val="54C290EE"/>
    <w:rsid w:val="54C67E89"/>
    <w:rsid w:val="54CF43C0"/>
    <w:rsid w:val="54DA0082"/>
    <w:rsid w:val="54DA3AD4"/>
    <w:rsid w:val="54DBCA9F"/>
    <w:rsid w:val="54E56860"/>
    <w:rsid w:val="54EC953C"/>
    <w:rsid w:val="54FE064C"/>
    <w:rsid w:val="55001630"/>
    <w:rsid w:val="5500CC18"/>
    <w:rsid w:val="55030FE1"/>
    <w:rsid w:val="550434A6"/>
    <w:rsid w:val="5509B9E3"/>
    <w:rsid w:val="550E2C21"/>
    <w:rsid w:val="550E50A8"/>
    <w:rsid w:val="552A8D68"/>
    <w:rsid w:val="552F35B9"/>
    <w:rsid w:val="552F7087"/>
    <w:rsid w:val="553594FE"/>
    <w:rsid w:val="553774A2"/>
    <w:rsid w:val="55387567"/>
    <w:rsid w:val="55392612"/>
    <w:rsid w:val="553CC85E"/>
    <w:rsid w:val="555221F2"/>
    <w:rsid w:val="55576555"/>
    <w:rsid w:val="55590F11"/>
    <w:rsid w:val="5559452F"/>
    <w:rsid w:val="55626696"/>
    <w:rsid w:val="55630561"/>
    <w:rsid w:val="55681A35"/>
    <w:rsid w:val="55871F49"/>
    <w:rsid w:val="5588B2A7"/>
    <w:rsid w:val="558B603D"/>
    <w:rsid w:val="559063B2"/>
    <w:rsid w:val="5590FD39"/>
    <w:rsid w:val="559824C7"/>
    <w:rsid w:val="55A1DB3D"/>
    <w:rsid w:val="55A45A50"/>
    <w:rsid w:val="55ABB84F"/>
    <w:rsid w:val="55AECE39"/>
    <w:rsid w:val="55B76B90"/>
    <w:rsid w:val="55B86BCF"/>
    <w:rsid w:val="55C45B83"/>
    <w:rsid w:val="55CF5368"/>
    <w:rsid w:val="55D62DD2"/>
    <w:rsid w:val="55E214F0"/>
    <w:rsid w:val="55E65BE7"/>
    <w:rsid w:val="55EA17BE"/>
    <w:rsid w:val="55F303EF"/>
    <w:rsid w:val="55F5EB46"/>
    <w:rsid w:val="55FD91C3"/>
    <w:rsid w:val="560779BB"/>
    <w:rsid w:val="560BD185"/>
    <w:rsid w:val="560DCB6D"/>
    <w:rsid w:val="5621BC19"/>
    <w:rsid w:val="56253862"/>
    <w:rsid w:val="5626224C"/>
    <w:rsid w:val="562E963A"/>
    <w:rsid w:val="562FB1E0"/>
    <w:rsid w:val="563031BF"/>
    <w:rsid w:val="56360194"/>
    <w:rsid w:val="56365856"/>
    <w:rsid w:val="5640776C"/>
    <w:rsid w:val="5644B09C"/>
    <w:rsid w:val="56494E31"/>
    <w:rsid w:val="565416BA"/>
    <w:rsid w:val="5654E05C"/>
    <w:rsid w:val="565A6E3D"/>
    <w:rsid w:val="565C7C38"/>
    <w:rsid w:val="565FB709"/>
    <w:rsid w:val="5681F540"/>
    <w:rsid w:val="5687624E"/>
    <w:rsid w:val="56902D16"/>
    <w:rsid w:val="56997D31"/>
    <w:rsid w:val="56A3D065"/>
    <w:rsid w:val="56A8D1FA"/>
    <w:rsid w:val="56A97C8D"/>
    <w:rsid w:val="56B72C0D"/>
    <w:rsid w:val="56BD540D"/>
    <w:rsid w:val="56BDD148"/>
    <w:rsid w:val="56C4698B"/>
    <w:rsid w:val="56D4A784"/>
    <w:rsid w:val="56DA0288"/>
    <w:rsid w:val="56DBE31C"/>
    <w:rsid w:val="56EA355F"/>
    <w:rsid w:val="56FDC5B2"/>
    <w:rsid w:val="56FE1DC6"/>
    <w:rsid w:val="5700E3D2"/>
    <w:rsid w:val="570A42AC"/>
    <w:rsid w:val="571CE813"/>
    <w:rsid w:val="57263433"/>
    <w:rsid w:val="572BE07F"/>
    <w:rsid w:val="572CF429"/>
    <w:rsid w:val="57308E09"/>
    <w:rsid w:val="57347AAD"/>
    <w:rsid w:val="57364246"/>
    <w:rsid w:val="574BE000"/>
    <w:rsid w:val="575AE320"/>
    <w:rsid w:val="575F6296"/>
    <w:rsid w:val="575F635A"/>
    <w:rsid w:val="57600661"/>
    <w:rsid w:val="576BAD9B"/>
    <w:rsid w:val="5770D01A"/>
    <w:rsid w:val="5773EF0E"/>
    <w:rsid w:val="577427F1"/>
    <w:rsid w:val="577C72BD"/>
    <w:rsid w:val="577CA0F6"/>
    <w:rsid w:val="57883E2E"/>
    <w:rsid w:val="578ADECD"/>
    <w:rsid w:val="578B3BC2"/>
    <w:rsid w:val="578E07A3"/>
    <w:rsid w:val="57932968"/>
    <w:rsid w:val="579B37A2"/>
    <w:rsid w:val="579F2C8C"/>
    <w:rsid w:val="57A4DBA2"/>
    <w:rsid w:val="57ABC387"/>
    <w:rsid w:val="57ADFA7B"/>
    <w:rsid w:val="57B1F000"/>
    <w:rsid w:val="57C78632"/>
    <w:rsid w:val="57C7A414"/>
    <w:rsid w:val="57CC4846"/>
    <w:rsid w:val="57CF26B8"/>
    <w:rsid w:val="57D267B2"/>
    <w:rsid w:val="57D7293B"/>
    <w:rsid w:val="57DDF84C"/>
    <w:rsid w:val="57E253BE"/>
    <w:rsid w:val="57E32B96"/>
    <w:rsid w:val="57E401E1"/>
    <w:rsid w:val="57E8AF11"/>
    <w:rsid w:val="57E8CCF0"/>
    <w:rsid w:val="57F0BA76"/>
    <w:rsid w:val="57F63DBC"/>
    <w:rsid w:val="57FAA2EA"/>
    <w:rsid w:val="57FD6F2F"/>
    <w:rsid w:val="5802CA2E"/>
    <w:rsid w:val="580491C6"/>
    <w:rsid w:val="580D53AE"/>
    <w:rsid w:val="580EA3B5"/>
    <w:rsid w:val="58165D4F"/>
    <w:rsid w:val="582363C7"/>
    <w:rsid w:val="582A3000"/>
    <w:rsid w:val="582ACE20"/>
    <w:rsid w:val="5832273C"/>
    <w:rsid w:val="5833A33C"/>
    <w:rsid w:val="58398FF8"/>
    <w:rsid w:val="583DDA73"/>
    <w:rsid w:val="5841C50E"/>
    <w:rsid w:val="584CDE5D"/>
    <w:rsid w:val="584F717B"/>
    <w:rsid w:val="585611B4"/>
    <w:rsid w:val="585DDF33"/>
    <w:rsid w:val="585F6227"/>
    <w:rsid w:val="58667C9D"/>
    <w:rsid w:val="5866A09F"/>
    <w:rsid w:val="5867C2D5"/>
    <w:rsid w:val="586DC783"/>
    <w:rsid w:val="588108F0"/>
    <w:rsid w:val="58854A0F"/>
    <w:rsid w:val="58933053"/>
    <w:rsid w:val="58A0A2B3"/>
    <w:rsid w:val="58A2A015"/>
    <w:rsid w:val="58A3D524"/>
    <w:rsid w:val="58A4B2FE"/>
    <w:rsid w:val="58A6335E"/>
    <w:rsid w:val="58A7D371"/>
    <w:rsid w:val="58A88CA4"/>
    <w:rsid w:val="58A88D06"/>
    <w:rsid w:val="58AC81D2"/>
    <w:rsid w:val="58ACBBE6"/>
    <w:rsid w:val="58B4229D"/>
    <w:rsid w:val="58B85499"/>
    <w:rsid w:val="58C62A6E"/>
    <w:rsid w:val="58D97BFF"/>
    <w:rsid w:val="58DF0539"/>
    <w:rsid w:val="58EB7CD7"/>
    <w:rsid w:val="58ECE210"/>
    <w:rsid w:val="5901CAD8"/>
    <w:rsid w:val="5904D3D2"/>
    <w:rsid w:val="59076256"/>
    <w:rsid w:val="5907A871"/>
    <w:rsid w:val="590803EC"/>
    <w:rsid w:val="590A4494"/>
    <w:rsid w:val="5910108A"/>
    <w:rsid w:val="5910F7C9"/>
    <w:rsid w:val="5920627A"/>
    <w:rsid w:val="5922C501"/>
    <w:rsid w:val="59248BD5"/>
    <w:rsid w:val="59261002"/>
    <w:rsid w:val="592B6DDD"/>
    <w:rsid w:val="592C43AB"/>
    <w:rsid w:val="593614AA"/>
    <w:rsid w:val="593A1B41"/>
    <w:rsid w:val="593E9846"/>
    <w:rsid w:val="594AAC68"/>
    <w:rsid w:val="594D798D"/>
    <w:rsid w:val="59512939"/>
    <w:rsid w:val="59523B73"/>
    <w:rsid w:val="59551F9F"/>
    <w:rsid w:val="595827E1"/>
    <w:rsid w:val="595A30C1"/>
    <w:rsid w:val="595DCAA4"/>
    <w:rsid w:val="5974C941"/>
    <w:rsid w:val="599A8EE9"/>
    <w:rsid w:val="59A433FF"/>
    <w:rsid w:val="59B79D37"/>
    <w:rsid w:val="59BC988F"/>
    <w:rsid w:val="59C234D6"/>
    <w:rsid w:val="59C54B5A"/>
    <w:rsid w:val="59C83FAA"/>
    <w:rsid w:val="59D022AC"/>
    <w:rsid w:val="59D45285"/>
    <w:rsid w:val="59D810EA"/>
    <w:rsid w:val="59D81428"/>
    <w:rsid w:val="59F2A2F2"/>
    <w:rsid w:val="59F6EABF"/>
    <w:rsid w:val="5A0C7792"/>
    <w:rsid w:val="5A12873E"/>
    <w:rsid w:val="5A14BCE5"/>
    <w:rsid w:val="5A2118A2"/>
    <w:rsid w:val="5A240E22"/>
    <w:rsid w:val="5A25AF3C"/>
    <w:rsid w:val="5A33C179"/>
    <w:rsid w:val="5A4808C3"/>
    <w:rsid w:val="5A4D4E3C"/>
    <w:rsid w:val="5A52A0C4"/>
    <w:rsid w:val="5A5B9C5D"/>
    <w:rsid w:val="5A680278"/>
    <w:rsid w:val="5A6D4E37"/>
    <w:rsid w:val="5A798EE4"/>
    <w:rsid w:val="5A8C01A8"/>
    <w:rsid w:val="5A9F7EF2"/>
    <w:rsid w:val="5A9FEC19"/>
    <w:rsid w:val="5AB2920D"/>
    <w:rsid w:val="5AB8DF9E"/>
    <w:rsid w:val="5ABC0654"/>
    <w:rsid w:val="5AD6A4A2"/>
    <w:rsid w:val="5AD6A4E3"/>
    <w:rsid w:val="5AE4D709"/>
    <w:rsid w:val="5AE84788"/>
    <w:rsid w:val="5AEC26FE"/>
    <w:rsid w:val="5AEE0BD4"/>
    <w:rsid w:val="5AF10B31"/>
    <w:rsid w:val="5AF2C6FF"/>
    <w:rsid w:val="5B09CCD4"/>
    <w:rsid w:val="5B171C3B"/>
    <w:rsid w:val="5B1BA7FC"/>
    <w:rsid w:val="5B2BF1A5"/>
    <w:rsid w:val="5B31376F"/>
    <w:rsid w:val="5B3AC87A"/>
    <w:rsid w:val="5B3CAFE8"/>
    <w:rsid w:val="5B3DD298"/>
    <w:rsid w:val="5B4381E1"/>
    <w:rsid w:val="5B4F7CA9"/>
    <w:rsid w:val="5B627044"/>
    <w:rsid w:val="5B6373FB"/>
    <w:rsid w:val="5B67E793"/>
    <w:rsid w:val="5B72B994"/>
    <w:rsid w:val="5B78CEBB"/>
    <w:rsid w:val="5B7AF91F"/>
    <w:rsid w:val="5B7D7DC5"/>
    <w:rsid w:val="5B7E50D1"/>
    <w:rsid w:val="5B7EFEE4"/>
    <w:rsid w:val="5B81BFCD"/>
    <w:rsid w:val="5B8AB503"/>
    <w:rsid w:val="5B97DAAE"/>
    <w:rsid w:val="5BA7CEEF"/>
    <w:rsid w:val="5BA8C2A9"/>
    <w:rsid w:val="5BBA3550"/>
    <w:rsid w:val="5BBAB1B2"/>
    <w:rsid w:val="5BBEAB63"/>
    <w:rsid w:val="5BBF193C"/>
    <w:rsid w:val="5BC457D3"/>
    <w:rsid w:val="5BCEFA0A"/>
    <w:rsid w:val="5BD4A848"/>
    <w:rsid w:val="5BEE8DB2"/>
    <w:rsid w:val="5BF25913"/>
    <w:rsid w:val="5BFC6B34"/>
    <w:rsid w:val="5C00E205"/>
    <w:rsid w:val="5C064ED2"/>
    <w:rsid w:val="5C10B5CB"/>
    <w:rsid w:val="5C13C94D"/>
    <w:rsid w:val="5C18F2BE"/>
    <w:rsid w:val="5C1B309F"/>
    <w:rsid w:val="5C1C63AF"/>
    <w:rsid w:val="5C286D18"/>
    <w:rsid w:val="5C319426"/>
    <w:rsid w:val="5C31D783"/>
    <w:rsid w:val="5C3513F8"/>
    <w:rsid w:val="5C39297B"/>
    <w:rsid w:val="5C3AD939"/>
    <w:rsid w:val="5C40E762"/>
    <w:rsid w:val="5C427FF6"/>
    <w:rsid w:val="5C4F9CF8"/>
    <w:rsid w:val="5C55021B"/>
    <w:rsid w:val="5C56E685"/>
    <w:rsid w:val="5C5793FD"/>
    <w:rsid w:val="5C5A8F09"/>
    <w:rsid w:val="5C68726C"/>
    <w:rsid w:val="5C6D084C"/>
    <w:rsid w:val="5C7A8E20"/>
    <w:rsid w:val="5C7D50CA"/>
    <w:rsid w:val="5C80D580"/>
    <w:rsid w:val="5C8A2BBD"/>
    <w:rsid w:val="5C8B1B9C"/>
    <w:rsid w:val="5C9049EF"/>
    <w:rsid w:val="5C9424CB"/>
    <w:rsid w:val="5CA417BA"/>
    <w:rsid w:val="5CABC2CB"/>
    <w:rsid w:val="5CB3BCB7"/>
    <w:rsid w:val="5CB9C853"/>
    <w:rsid w:val="5CBC3E13"/>
    <w:rsid w:val="5CCDA25F"/>
    <w:rsid w:val="5CCDE8FD"/>
    <w:rsid w:val="5CD3C97D"/>
    <w:rsid w:val="5CD9A2F9"/>
    <w:rsid w:val="5CDE3127"/>
    <w:rsid w:val="5CF5EA38"/>
    <w:rsid w:val="5D08085E"/>
    <w:rsid w:val="5D0FD6C7"/>
    <w:rsid w:val="5D1744C3"/>
    <w:rsid w:val="5D211AFA"/>
    <w:rsid w:val="5D25B128"/>
    <w:rsid w:val="5D33AB0F"/>
    <w:rsid w:val="5D38F595"/>
    <w:rsid w:val="5D399703"/>
    <w:rsid w:val="5D3F3F71"/>
    <w:rsid w:val="5D445195"/>
    <w:rsid w:val="5D48D6CC"/>
    <w:rsid w:val="5D4E588C"/>
    <w:rsid w:val="5D4F3FB4"/>
    <w:rsid w:val="5D58D632"/>
    <w:rsid w:val="5D6378D7"/>
    <w:rsid w:val="5D69FADE"/>
    <w:rsid w:val="5D6D9E5D"/>
    <w:rsid w:val="5D771093"/>
    <w:rsid w:val="5D77474B"/>
    <w:rsid w:val="5D7E04FF"/>
    <w:rsid w:val="5D810C68"/>
    <w:rsid w:val="5D819439"/>
    <w:rsid w:val="5D8204D4"/>
    <w:rsid w:val="5D84AA23"/>
    <w:rsid w:val="5D854007"/>
    <w:rsid w:val="5D87D9C2"/>
    <w:rsid w:val="5D8A2A4A"/>
    <w:rsid w:val="5D8BFAA1"/>
    <w:rsid w:val="5D95991D"/>
    <w:rsid w:val="5DA01070"/>
    <w:rsid w:val="5DA1F72B"/>
    <w:rsid w:val="5DB08F22"/>
    <w:rsid w:val="5DB11B07"/>
    <w:rsid w:val="5DB9A033"/>
    <w:rsid w:val="5DC6CEB1"/>
    <w:rsid w:val="5DC74C6B"/>
    <w:rsid w:val="5DCDC0C0"/>
    <w:rsid w:val="5DD3EE1C"/>
    <w:rsid w:val="5DE49760"/>
    <w:rsid w:val="5DEEC17D"/>
    <w:rsid w:val="5DF20B60"/>
    <w:rsid w:val="5DF393A6"/>
    <w:rsid w:val="5DF5F847"/>
    <w:rsid w:val="5DF95BDA"/>
    <w:rsid w:val="5DFAB77F"/>
    <w:rsid w:val="5DFAFE81"/>
    <w:rsid w:val="5E00DD69"/>
    <w:rsid w:val="5E01B081"/>
    <w:rsid w:val="5E09C27E"/>
    <w:rsid w:val="5E0C0BE4"/>
    <w:rsid w:val="5E0FCA2E"/>
    <w:rsid w:val="5E15CA1A"/>
    <w:rsid w:val="5E178D5A"/>
    <w:rsid w:val="5E1FCB93"/>
    <w:rsid w:val="5E241D09"/>
    <w:rsid w:val="5E27161F"/>
    <w:rsid w:val="5E3C16DC"/>
    <w:rsid w:val="5E4B68AD"/>
    <w:rsid w:val="5E5240EC"/>
    <w:rsid w:val="5E5E35D0"/>
    <w:rsid w:val="5E612D8A"/>
    <w:rsid w:val="5E6C7C0C"/>
    <w:rsid w:val="5E760658"/>
    <w:rsid w:val="5E80B4A7"/>
    <w:rsid w:val="5E84E75F"/>
    <w:rsid w:val="5E8C5BA0"/>
    <w:rsid w:val="5E8FC847"/>
    <w:rsid w:val="5E9614F7"/>
    <w:rsid w:val="5E9C9B6C"/>
    <w:rsid w:val="5EA09E77"/>
    <w:rsid w:val="5EA1F5F7"/>
    <w:rsid w:val="5EA2271A"/>
    <w:rsid w:val="5EA27C01"/>
    <w:rsid w:val="5EA859FC"/>
    <w:rsid w:val="5EAE695C"/>
    <w:rsid w:val="5EB6EF75"/>
    <w:rsid w:val="5EBA5872"/>
    <w:rsid w:val="5EC6A90E"/>
    <w:rsid w:val="5EC72B3F"/>
    <w:rsid w:val="5ECC39CF"/>
    <w:rsid w:val="5EDF25D7"/>
    <w:rsid w:val="5EDF64F4"/>
    <w:rsid w:val="5EE37654"/>
    <w:rsid w:val="5EF2FDB9"/>
    <w:rsid w:val="5EF8143C"/>
    <w:rsid w:val="5EFB34E6"/>
    <w:rsid w:val="5EFC9EB1"/>
    <w:rsid w:val="5F0156B5"/>
    <w:rsid w:val="5F015ECC"/>
    <w:rsid w:val="5F0BDD3E"/>
    <w:rsid w:val="5F0D8AE4"/>
    <w:rsid w:val="5F120EE3"/>
    <w:rsid w:val="5F13F2B7"/>
    <w:rsid w:val="5F18094F"/>
    <w:rsid w:val="5F196CB9"/>
    <w:rsid w:val="5F1FCA36"/>
    <w:rsid w:val="5F224BC6"/>
    <w:rsid w:val="5F23B263"/>
    <w:rsid w:val="5F25059B"/>
    <w:rsid w:val="5F25D86F"/>
    <w:rsid w:val="5F340BF6"/>
    <w:rsid w:val="5F36BFE3"/>
    <w:rsid w:val="5F37A38E"/>
    <w:rsid w:val="5F37C9F6"/>
    <w:rsid w:val="5F3DF520"/>
    <w:rsid w:val="5F422F79"/>
    <w:rsid w:val="5F4D96DA"/>
    <w:rsid w:val="5F5004AA"/>
    <w:rsid w:val="5F560C02"/>
    <w:rsid w:val="5F60F774"/>
    <w:rsid w:val="5F6489EF"/>
    <w:rsid w:val="5F6B44F9"/>
    <w:rsid w:val="5F726106"/>
    <w:rsid w:val="5F73BE08"/>
    <w:rsid w:val="5F79D0A7"/>
    <w:rsid w:val="5F7B44A0"/>
    <w:rsid w:val="5F7CF409"/>
    <w:rsid w:val="5F7D3FA8"/>
    <w:rsid w:val="5F86602F"/>
    <w:rsid w:val="5F8B178C"/>
    <w:rsid w:val="5F8BC643"/>
    <w:rsid w:val="5F94F6C8"/>
    <w:rsid w:val="5F9F33E2"/>
    <w:rsid w:val="5FAA00CE"/>
    <w:rsid w:val="5FB58167"/>
    <w:rsid w:val="5FB6629C"/>
    <w:rsid w:val="5FBEA834"/>
    <w:rsid w:val="5FCC16EA"/>
    <w:rsid w:val="5FD74D74"/>
    <w:rsid w:val="5FD794D9"/>
    <w:rsid w:val="5FD82838"/>
    <w:rsid w:val="5FDAAB7C"/>
    <w:rsid w:val="5FE078EF"/>
    <w:rsid w:val="5FE22152"/>
    <w:rsid w:val="5FE4A7CF"/>
    <w:rsid w:val="5FE5E4C9"/>
    <w:rsid w:val="5FE62A8A"/>
    <w:rsid w:val="5FEA2F75"/>
    <w:rsid w:val="5FED29A6"/>
    <w:rsid w:val="5FF756B6"/>
    <w:rsid w:val="5FF81B5E"/>
    <w:rsid w:val="5FFB64A4"/>
    <w:rsid w:val="6002DB23"/>
    <w:rsid w:val="600559BC"/>
    <w:rsid w:val="600874E7"/>
    <w:rsid w:val="600F81F9"/>
    <w:rsid w:val="60119B4A"/>
    <w:rsid w:val="6016008E"/>
    <w:rsid w:val="60169ADB"/>
    <w:rsid w:val="6017C760"/>
    <w:rsid w:val="602234BC"/>
    <w:rsid w:val="602DDD06"/>
    <w:rsid w:val="602ECC53"/>
    <w:rsid w:val="6035A2C9"/>
    <w:rsid w:val="60392677"/>
    <w:rsid w:val="603E6235"/>
    <w:rsid w:val="6042FB74"/>
    <w:rsid w:val="604F0A00"/>
    <w:rsid w:val="60588770"/>
    <w:rsid w:val="605AA006"/>
    <w:rsid w:val="606895CB"/>
    <w:rsid w:val="6070C0B1"/>
    <w:rsid w:val="6072FB08"/>
    <w:rsid w:val="608CD31F"/>
    <w:rsid w:val="608EC568"/>
    <w:rsid w:val="609076F4"/>
    <w:rsid w:val="609ADC30"/>
    <w:rsid w:val="60A41732"/>
    <w:rsid w:val="60AAF083"/>
    <w:rsid w:val="60AC0E09"/>
    <w:rsid w:val="60AE1151"/>
    <w:rsid w:val="60B66172"/>
    <w:rsid w:val="60DCD156"/>
    <w:rsid w:val="60DDA810"/>
    <w:rsid w:val="60E26D21"/>
    <w:rsid w:val="60F04DF0"/>
    <w:rsid w:val="60F2BBED"/>
    <w:rsid w:val="60F7BAEE"/>
    <w:rsid w:val="610965FF"/>
    <w:rsid w:val="61152D66"/>
    <w:rsid w:val="611930A5"/>
    <w:rsid w:val="611B8B76"/>
    <w:rsid w:val="611C4F68"/>
    <w:rsid w:val="61257E8D"/>
    <w:rsid w:val="61385BD9"/>
    <w:rsid w:val="61416254"/>
    <w:rsid w:val="6146317E"/>
    <w:rsid w:val="61482F3E"/>
    <w:rsid w:val="614E5F0A"/>
    <w:rsid w:val="6150567F"/>
    <w:rsid w:val="61518336"/>
    <w:rsid w:val="615DBF99"/>
    <w:rsid w:val="6164FAA5"/>
    <w:rsid w:val="61757CA1"/>
    <w:rsid w:val="6181CFD7"/>
    <w:rsid w:val="6182D568"/>
    <w:rsid w:val="618382CE"/>
    <w:rsid w:val="618412F5"/>
    <w:rsid w:val="61885250"/>
    <w:rsid w:val="618964FD"/>
    <w:rsid w:val="619CBC83"/>
    <w:rsid w:val="61A03202"/>
    <w:rsid w:val="61A234FD"/>
    <w:rsid w:val="61A7112B"/>
    <w:rsid w:val="61A7AA74"/>
    <w:rsid w:val="61AAC675"/>
    <w:rsid w:val="61AC03D0"/>
    <w:rsid w:val="61ACFEAA"/>
    <w:rsid w:val="61AD141C"/>
    <w:rsid w:val="61C4E711"/>
    <w:rsid w:val="61CC202A"/>
    <w:rsid w:val="61D0F4BE"/>
    <w:rsid w:val="61D12800"/>
    <w:rsid w:val="61D35F5F"/>
    <w:rsid w:val="61D71A16"/>
    <w:rsid w:val="61E26871"/>
    <w:rsid w:val="61E59440"/>
    <w:rsid w:val="61EF7FFB"/>
    <w:rsid w:val="61F3E7FA"/>
    <w:rsid w:val="6200E4F1"/>
    <w:rsid w:val="62071C32"/>
    <w:rsid w:val="6208E1C7"/>
    <w:rsid w:val="62136458"/>
    <w:rsid w:val="6213C6A9"/>
    <w:rsid w:val="6215F7AA"/>
    <w:rsid w:val="62181415"/>
    <w:rsid w:val="621A901C"/>
    <w:rsid w:val="621ACC7A"/>
    <w:rsid w:val="621B1716"/>
    <w:rsid w:val="622473F7"/>
    <w:rsid w:val="622477FC"/>
    <w:rsid w:val="622B4022"/>
    <w:rsid w:val="62405ADE"/>
    <w:rsid w:val="62424DDF"/>
    <w:rsid w:val="62503093"/>
    <w:rsid w:val="6252F287"/>
    <w:rsid w:val="62532DB7"/>
    <w:rsid w:val="62540D6B"/>
    <w:rsid w:val="6256A40A"/>
    <w:rsid w:val="625A7E69"/>
    <w:rsid w:val="6266611F"/>
    <w:rsid w:val="626702C3"/>
    <w:rsid w:val="6267FE43"/>
    <w:rsid w:val="6274C948"/>
    <w:rsid w:val="627AA2C6"/>
    <w:rsid w:val="627E66E1"/>
    <w:rsid w:val="627F89D7"/>
    <w:rsid w:val="62873B98"/>
    <w:rsid w:val="6295099E"/>
    <w:rsid w:val="6295AEED"/>
    <w:rsid w:val="6295F981"/>
    <w:rsid w:val="6298F14F"/>
    <w:rsid w:val="62A1AD4C"/>
    <w:rsid w:val="62A22BF0"/>
    <w:rsid w:val="62A273D9"/>
    <w:rsid w:val="62A760EE"/>
    <w:rsid w:val="62AB3625"/>
    <w:rsid w:val="62BFB47D"/>
    <w:rsid w:val="62C5DEE5"/>
    <w:rsid w:val="62C88E6B"/>
    <w:rsid w:val="62CAE3DF"/>
    <w:rsid w:val="62CBE4A0"/>
    <w:rsid w:val="62CC20CC"/>
    <w:rsid w:val="62CCD078"/>
    <w:rsid w:val="62CD4EAB"/>
    <w:rsid w:val="62CFC9BE"/>
    <w:rsid w:val="62D5DFC4"/>
    <w:rsid w:val="62D72827"/>
    <w:rsid w:val="62FF9949"/>
    <w:rsid w:val="63102ED2"/>
    <w:rsid w:val="6313862A"/>
    <w:rsid w:val="631889EB"/>
    <w:rsid w:val="631F7A57"/>
    <w:rsid w:val="63242858"/>
    <w:rsid w:val="632669D5"/>
    <w:rsid w:val="633B504C"/>
    <w:rsid w:val="633C8553"/>
    <w:rsid w:val="633C9330"/>
    <w:rsid w:val="633CADAA"/>
    <w:rsid w:val="63415E70"/>
    <w:rsid w:val="63436FA8"/>
    <w:rsid w:val="634E1422"/>
    <w:rsid w:val="635349B9"/>
    <w:rsid w:val="6355F993"/>
    <w:rsid w:val="635D451D"/>
    <w:rsid w:val="636C230F"/>
    <w:rsid w:val="63717FE4"/>
    <w:rsid w:val="6375D602"/>
    <w:rsid w:val="637BE96A"/>
    <w:rsid w:val="63803BA8"/>
    <w:rsid w:val="6380BDAA"/>
    <w:rsid w:val="638B985D"/>
    <w:rsid w:val="638D5539"/>
    <w:rsid w:val="63905981"/>
    <w:rsid w:val="6394A7E4"/>
    <w:rsid w:val="639722CD"/>
    <w:rsid w:val="6397DFF6"/>
    <w:rsid w:val="63984DC7"/>
    <w:rsid w:val="63A130E4"/>
    <w:rsid w:val="63A2EC93"/>
    <w:rsid w:val="63A8A2FB"/>
    <w:rsid w:val="63AAD9D6"/>
    <w:rsid w:val="63ADB880"/>
    <w:rsid w:val="63B473E5"/>
    <w:rsid w:val="63B6E777"/>
    <w:rsid w:val="63C4CDF0"/>
    <w:rsid w:val="63C72526"/>
    <w:rsid w:val="63C817B6"/>
    <w:rsid w:val="63E0E1F8"/>
    <w:rsid w:val="63EB8DE2"/>
    <w:rsid w:val="63EE9731"/>
    <w:rsid w:val="63EFD00D"/>
    <w:rsid w:val="63F94096"/>
    <w:rsid w:val="63FAF2AA"/>
    <w:rsid w:val="64069385"/>
    <w:rsid w:val="640C7C7D"/>
    <w:rsid w:val="64157802"/>
    <w:rsid w:val="64172DC6"/>
    <w:rsid w:val="641756AB"/>
    <w:rsid w:val="64198D52"/>
    <w:rsid w:val="64207D9A"/>
    <w:rsid w:val="6425AEC8"/>
    <w:rsid w:val="642AADB5"/>
    <w:rsid w:val="642BD4EC"/>
    <w:rsid w:val="642E1872"/>
    <w:rsid w:val="643A6214"/>
    <w:rsid w:val="64414D07"/>
    <w:rsid w:val="644AB70D"/>
    <w:rsid w:val="644F677B"/>
    <w:rsid w:val="6450F01B"/>
    <w:rsid w:val="6451ED94"/>
    <w:rsid w:val="6452042F"/>
    <w:rsid w:val="6452AF48"/>
    <w:rsid w:val="645C1296"/>
    <w:rsid w:val="646872F1"/>
    <w:rsid w:val="64756B90"/>
    <w:rsid w:val="64797690"/>
    <w:rsid w:val="647A00DA"/>
    <w:rsid w:val="647DD240"/>
    <w:rsid w:val="647F31DB"/>
    <w:rsid w:val="6480E354"/>
    <w:rsid w:val="6492FF43"/>
    <w:rsid w:val="64A51F6A"/>
    <w:rsid w:val="64A58AFE"/>
    <w:rsid w:val="64A6812B"/>
    <w:rsid w:val="64AC6BB3"/>
    <w:rsid w:val="64B6FE28"/>
    <w:rsid w:val="64B96D35"/>
    <w:rsid w:val="64CDCABC"/>
    <w:rsid w:val="64D2791E"/>
    <w:rsid w:val="64D2A29E"/>
    <w:rsid w:val="64D45FA4"/>
    <w:rsid w:val="64D905A1"/>
    <w:rsid w:val="64DC4367"/>
    <w:rsid w:val="64E0572D"/>
    <w:rsid w:val="64E07855"/>
    <w:rsid w:val="64E93ADA"/>
    <w:rsid w:val="65079F6C"/>
    <w:rsid w:val="650FAE25"/>
    <w:rsid w:val="6515B2B5"/>
    <w:rsid w:val="65186CEA"/>
    <w:rsid w:val="651C1A0C"/>
    <w:rsid w:val="6522B755"/>
    <w:rsid w:val="65259497"/>
    <w:rsid w:val="65348192"/>
    <w:rsid w:val="6538FF8B"/>
    <w:rsid w:val="653B860A"/>
    <w:rsid w:val="653C0095"/>
    <w:rsid w:val="653F4885"/>
    <w:rsid w:val="65415A69"/>
    <w:rsid w:val="654F38A8"/>
    <w:rsid w:val="655057F5"/>
    <w:rsid w:val="655645DF"/>
    <w:rsid w:val="655663F2"/>
    <w:rsid w:val="655EAA55"/>
    <w:rsid w:val="656293D7"/>
    <w:rsid w:val="65635957"/>
    <w:rsid w:val="6565FDF8"/>
    <w:rsid w:val="65705826"/>
    <w:rsid w:val="6575AEB6"/>
    <w:rsid w:val="65781287"/>
    <w:rsid w:val="6593C2F1"/>
    <w:rsid w:val="659DE614"/>
    <w:rsid w:val="65A470E8"/>
    <w:rsid w:val="65AA09EA"/>
    <w:rsid w:val="65B308AC"/>
    <w:rsid w:val="65B8A25D"/>
    <w:rsid w:val="65C4B974"/>
    <w:rsid w:val="65CE76A5"/>
    <w:rsid w:val="65D2755A"/>
    <w:rsid w:val="65D78058"/>
    <w:rsid w:val="65D7FF69"/>
    <w:rsid w:val="65E82BE0"/>
    <w:rsid w:val="65F95CE0"/>
    <w:rsid w:val="65F99214"/>
    <w:rsid w:val="65FB205A"/>
    <w:rsid w:val="65FE5BE6"/>
    <w:rsid w:val="660C3284"/>
    <w:rsid w:val="66186BA8"/>
    <w:rsid w:val="66191D48"/>
    <w:rsid w:val="661A69D4"/>
    <w:rsid w:val="6625F146"/>
    <w:rsid w:val="662EA58B"/>
    <w:rsid w:val="6634299B"/>
    <w:rsid w:val="66371E06"/>
    <w:rsid w:val="663FDAAD"/>
    <w:rsid w:val="66422953"/>
    <w:rsid w:val="664864EA"/>
    <w:rsid w:val="6652FF83"/>
    <w:rsid w:val="66585D53"/>
    <w:rsid w:val="66600AB7"/>
    <w:rsid w:val="6664EB7B"/>
    <w:rsid w:val="6667E3B5"/>
    <w:rsid w:val="6675EC9B"/>
    <w:rsid w:val="667994B1"/>
    <w:rsid w:val="668934DC"/>
    <w:rsid w:val="668FA051"/>
    <w:rsid w:val="6691CF54"/>
    <w:rsid w:val="66949097"/>
    <w:rsid w:val="6699D9F9"/>
    <w:rsid w:val="66A9D602"/>
    <w:rsid w:val="66ADC168"/>
    <w:rsid w:val="66B0A6DE"/>
    <w:rsid w:val="66B391C8"/>
    <w:rsid w:val="66BC48B3"/>
    <w:rsid w:val="66BED575"/>
    <w:rsid w:val="66C87AC4"/>
    <w:rsid w:val="66CCC398"/>
    <w:rsid w:val="66D48109"/>
    <w:rsid w:val="66D97EE6"/>
    <w:rsid w:val="66E29451"/>
    <w:rsid w:val="66F78CAF"/>
    <w:rsid w:val="66FF653A"/>
    <w:rsid w:val="66FFB878"/>
    <w:rsid w:val="6701ED24"/>
    <w:rsid w:val="670F7DF6"/>
    <w:rsid w:val="671B6F5A"/>
    <w:rsid w:val="672047F6"/>
    <w:rsid w:val="672770CF"/>
    <w:rsid w:val="672BAE76"/>
    <w:rsid w:val="67310845"/>
    <w:rsid w:val="6731B383"/>
    <w:rsid w:val="6740C1CE"/>
    <w:rsid w:val="674329A2"/>
    <w:rsid w:val="67459386"/>
    <w:rsid w:val="67478041"/>
    <w:rsid w:val="67481959"/>
    <w:rsid w:val="674B3E27"/>
    <w:rsid w:val="675C7048"/>
    <w:rsid w:val="675E43F2"/>
    <w:rsid w:val="6775A9EB"/>
    <w:rsid w:val="677C9EBF"/>
    <w:rsid w:val="6783FC41"/>
    <w:rsid w:val="678566DB"/>
    <w:rsid w:val="6786AE86"/>
    <w:rsid w:val="6789915D"/>
    <w:rsid w:val="679D7D09"/>
    <w:rsid w:val="67AF0E8C"/>
    <w:rsid w:val="67B04BC6"/>
    <w:rsid w:val="67B58D2A"/>
    <w:rsid w:val="67B737DC"/>
    <w:rsid w:val="67B82540"/>
    <w:rsid w:val="67B8729C"/>
    <w:rsid w:val="67C060F9"/>
    <w:rsid w:val="67C0DBB0"/>
    <w:rsid w:val="67C890F8"/>
    <w:rsid w:val="67C9B849"/>
    <w:rsid w:val="67CA0AA9"/>
    <w:rsid w:val="67CC72DF"/>
    <w:rsid w:val="67CCAA62"/>
    <w:rsid w:val="67CD93BE"/>
    <w:rsid w:val="67D58E03"/>
    <w:rsid w:val="67DBE63B"/>
    <w:rsid w:val="67DDF395"/>
    <w:rsid w:val="67E69A24"/>
    <w:rsid w:val="67E92BC3"/>
    <w:rsid w:val="67EC27D2"/>
    <w:rsid w:val="67ED3C4D"/>
    <w:rsid w:val="67EDF383"/>
    <w:rsid w:val="67F0B77F"/>
    <w:rsid w:val="67F10A92"/>
    <w:rsid w:val="6802689B"/>
    <w:rsid w:val="6802BC9F"/>
    <w:rsid w:val="6807F9AC"/>
    <w:rsid w:val="680C0844"/>
    <w:rsid w:val="680F8A69"/>
    <w:rsid w:val="6815D116"/>
    <w:rsid w:val="6819688D"/>
    <w:rsid w:val="681C12FA"/>
    <w:rsid w:val="681C3A68"/>
    <w:rsid w:val="6821810F"/>
    <w:rsid w:val="682278B2"/>
    <w:rsid w:val="68279869"/>
    <w:rsid w:val="682CDD97"/>
    <w:rsid w:val="682ECEA5"/>
    <w:rsid w:val="682ECEE3"/>
    <w:rsid w:val="6832F549"/>
    <w:rsid w:val="683A375D"/>
    <w:rsid w:val="683B4122"/>
    <w:rsid w:val="683BD6F1"/>
    <w:rsid w:val="685365A4"/>
    <w:rsid w:val="685612D4"/>
    <w:rsid w:val="685A84ED"/>
    <w:rsid w:val="685B84DB"/>
    <w:rsid w:val="686FED05"/>
    <w:rsid w:val="6875892A"/>
    <w:rsid w:val="68765DB6"/>
    <w:rsid w:val="687B56B9"/>
    <w:rsid w:val="68852F84"/>
    <w:rsid w:val="68985BD3"/>
    <w:rsid w:val="689913F4"/>
    <w:rsid w:val="689B88D9"/>
    <w:rsid w:val="689E52E7"/>
    <w:rsid w:val="68A09BFF"/>
    <w:rsid w:val="68A5EC99"/>
    <w:rsid w:val="68A6BEEF"/>
    <w:rsid w:val="68AAEBA7"/>
    <w:rsid w:val="68B24E12"/>
    <w:rsid w:val="68BA0CFF"/>
    <w:rsid w:val="68C019C1"/>
    <w:rsid w:val="68C809B4"/>
    <w:rsid w:val="68DDD99D"/>
    <w:rsid w:val="68E0BC99"/>
    <w:rsid w:val="68E3385D"/>
    <w:rsid w:val="68E73A52"/>
    <w:rsid w:val="68F804A6"/>
    <w:rsid w:val="68FF3193"/>
    <w:rsid w:val="69021EC0"/>
    <w:rsid w:val="6904FA38"/>
    <w:rsid w:val="69078AD4"/>
    <w:rsid w:val="69080EDF"/>
    <w:rsid w:val="6912C7FD"/>
    <w:rsid w:val="691350C0"/>
    <w:rsid w:val="69249106"/>
    <w:rsid w:val="6924B3F5"/>
    <w:rsid w:val="6925B716"/>
    <w:rsid w:val="6929DAE7"/>
    <w:rsid w:val="692CC682"/>
    <w:rsid w:val="692CDD3D"/>
    <w:rsid w:val="692D552B"/>
    <w:rsid w:val="6934AE07"/>
    <w:rsid w:val="69361E16"/>
    <w:rsid w:val="693BF411"/>
    <w:rsid w:val="694559B6"/>
    <w:rsid w:val="69501348"/>
    <w:rsid w:val="695491E0"/>
    <w:rsid w:val="695AB95C"/>
    <w:rsid w:val="69649414"/>
    <w:rsid w:val="696737D4"/>
    <w:rsid w:val="6978CDF6"/>
    <w:rsid w:val="69833C2B"/>
    <w:rsid w:val="698E0E38"/>
    <w:rsid w:val="69935634"/>
    <w:rsid w:val="699478CB"/>
    <w:rsid w:val="69A05BEC"/>
    <w:rsid w:val="69BBF3E5"/>
    <w:rsid w:val="69CCE99C"/>
    <w:rsid w:val="69CD6C25"/>
    <w:rsid w:val="69DC242B"/>
    <w:rsid w:val="69DD72F2"/>
    <w:rsid w:val="69DEB9A5"/>
    <w:rsid w:val="69E01399"/>
    <w:rsid w:val="69E3F429"/>
    <w:rsid w:val="69E8EC13"/>
    <w:rsid w:val="69F2CD46"/>
    <w:rsid w:val="69FBDF60"/>
    <w:rsid w:val="6A006AC3"/>
    <w:rsid w:val="6A02018B"/>
    <w:rsid w:val="6A02CA72"/>
    <w:rsid w:val="6A0A1BCF"/>
    <w:rsid w:val="6A12A0B6"/>
    <w:rsid w:val="6A155619"/>
    <w:rsid w:val="6A190912"/>
    <w:rsid w:val="6A19AD29"/>
    <w:rsid w:val="6A1C358E"/>
    <w:rsid w:val="6A26F36B"/>
    <w:rsid w:val="6A288B81"/>
    <w:rsid w:val="6A28B796"/>
    <w:rsid w:val="6A293C22"/>
    <w:rsid w:val="6A2B1151"/>
    <w:rsid w:val="6A302628"/>
    <w:rsid w:val="6A3F7F08"/>
    <w:rsid w:val="6A50203C"/>
    <w:rsid w:val="6A5C5DD4"/>
    <w:rsid w:val="6A5E8AEF"/>
    <w:rsid w:val="6A64F862"/>
    <w:rsid w:val="6A6CEE3B"/>
    <w:rsid w:val="6A746D96"/>
    <w:rsid w:val="6A767F53"/>
    <w:rsid w:val="6A77D2B5"/>
    <w:rsid w:val="6A796657"/>
    <w:rsid w:val="6A7BB5A0"/>
    <w:rsid w:val="6A7D137F"/>
    <w:rsid w:val="6A825841"/>
    <w:rsid w:val="6A82A87C"/>
    <w:rsid w:val="6A85744E"/>
    <w:rsid w:val="6A912D36"/>
    <w:rsid w:val="6A96C112"/>
    <w:rsid w:val="6A97457A"/>
    <w:rsid w:val="6A975929"/>
    <w:rsid w:val="6AADE803"/>
    <w:rsid w:val="6AB2E89E"/>
    <w:rsid w:val="6ABFE4ED"/>
    <w:rsid w:val="6AC01FAF"/>
    <w:rsid w:val="6AC5CEBE"/>
    <w:rsid w:val="6AC6B6DC"/>
    <w:rsid w:val="6AC73269"/>
    <w:rsid w:val="6AC8B6FC"/>
    <w:rsid w:val="6ACCBB2E"/>
    <w:rsid w:val="6ACFEF28"/>
    <w:rsid w:val="6AD4621C"/>
    <w:rsid w:val="6AD5F5C4"/>
    <w:rsid w:val="6AE2CF7E"/>
    <w:rsid w:val="6AEA686A"/>
    <w:rsid w:val="6AECAF9E"/>
    <w:rsid w:val="6AFDB3CC"/>
    <w:rsid w:val="6B030898"/>
    <w:rsid w:val="6B0727BD"/>
    <w:rsid w:val="6B0A8F29"/>
    <w:rsid w:val="6B0B5A66"/>
    <w:rsid w:val="6B0EBEF9"/>
    <w:rsid w:val="6B0FCA93"/>
    <w:rsid w:val="6B132E75"/>
    <w:rsid w:val="6B165AA9"/>
    <w:rsid w:val="6B1FDE44"/>
    <w:rsid w:val="6B334310"/>
    <w:rsid w:val="6B350217"/>
    <w:rsid w:val="6B38AFC7"/>
    <w:rsid w:val="6B3BC713"/>
    <w:rsid w:val="6B414DCD"/>
    <w:rsid w:val="6B46A6CA"/>
    <w:rsid w:val="6B4C121E"/>
    <w:rsid w:val="6B4D940B"/>
    <w:rsid w:val="6B4F1C97"/>
    <w:rsid w:val="6B538317"/>
    <w:rsid w:val="6B54BBE5"/>
    <w:rsid w:val="6B65B660"/>
    <w:rsid w:val="6B67546F"/>
    <w:rsid w:val="6B68FF1D"/>
    <w:rsid w:val="6B711F2E"/>
    <w:rsid w:val="6B761371"/>
    <w:rsid w:val="6B769349"/>
    <w:rsid w:val="6B7AE797"/>
    <w:rsid w:val="6B8992B8"/>
    <w:rsid w:val="6B8B3A19"/>
    <w:rsid w:val="6B8E08F7"/>
    <w:rsid w:val="6B8F1470"/>
    <w:rsid w:val="6B913200"/>
    <w:rsid w:val="6B91AE35"/>
    <w:rsid w:val="6BA8459C"/>
    <w:rsid w:val="6BAB1377"/>
    <w:rsid w:val="6BAEBAA2"/>
    <w:rsid w:val="6BC0EC5C"/>
    <w:rsid w:val="6BC40C6B"/>
    <w:rsid w:val="6BC7975C"/>
    <w:rsid w:val="6BCF0904"/>
    <w:rsid w:val="6BD116DE"/>
    <w:rsid w:val="6BD66E35"/>
    <w:rsid w:val="6BD6E8B2"/>
    <w:rsid w:val="6BD992C8"/>
    <w:rsid w:val="6BDF66DA"/>
    <w:rsid w:val="6BE238F9"/>
    <w:rsid w:val="6BE63554"/>
    <w:rsid w:val="6BE7F69D"/>
    <w:rsid w:val="6BEBFEF1"/>
    <w:rsid w:val="6BED71FD"/>
    <w:rsid w:val="6BF3B74F"/>
    <w:rsid w:val="6BF5B41E"/>
    <w:rsid w:val="6BF63DC7"/>
    <w:rsid w:val="6BFF54A2"/>
    <w:rsid w:val="6C1660CE"/>
    <w:rsid w:val="6C202FED"/>
    <w:rsid w:val="6C309FDE"/>
    <w:rsid w:val="6C33D2FF"/>
    <w:rsid w:val="6C40A556"/>
    <w:rsid w:val="6C4148FF"/>
    <w:rsid w:val="6C47212F"/>
    <w:rsid w:val="6C5AECBF"/>
    <w:rsid w:val="6C61302B"/>
    <w:rsid w:val="6C798E42"/>
    <w:rsid w:val="6C7FBF4A"/>
    <w:rsid w:val="6C87B1C0"/>
    <w:rsid w:val="6C8F56D3"/>
    <w:rsid w:val="6C921704"/>
    <w:rsid w:val="6C999339"/>
    <w:rsid w:val="6CA925AC"/>
    <w:rsid w:val="6CBA7454"/>
    <w:rsid w:val="6CCCC018"/>
    <w:rsid w:val="6CCE0BBF"/>
    <w:rsid w:val="6CDB962A"/>
    <w:rsid w:val="6CE3781D"/>
    <w:rsid w:val="6CE80770"/>
    <w:rsid w:val="6CEC6B7D"/>
    <w:rsid w:val="6CF79733"/>
    <w:rsid w:val="6CF7E382"/>
    <w:rsid w:val="6CF90952"/>
    <w:rsid w:val="6CF915CF"/>
    <w:rsid w:val="6CFAFC3D"/>
    <w:rsid w:val="6CFCD250"/>
    <w:rsid w:val="6D03A9B2"/>
    <w:rsid w:val="6D0AAF68"/>
    <w:rsid w:val="6D0E48EF"/>
    <w:rsid w:val="6D18D86F"/>
    <w:rsid w:val="6D1F5A96"/>
    <w:rsid w:val="6D201FBC"/>
    <w:rsid w:val="6D25A5C7"/>
    <w:rsid w:val="6D2983F7"/>
    <w:rsid w:val="6D32A3B6"/>
    <w:rsid w:val="6D3335F1"/>
    <w:rsid w:val="6D3E024B"/>
    <w:rsid w:val="6D452D62"/>
    <w:rsid w:val="6D5071B9"/>
    <w:rsid w:val="6D5EC0D2"/>
    <w:rsid w:val="6D646C0E"/>
    <w:rsid w:val="6D7228B1"/>
    <w:rsid w:val="6D73523F"/>
    <w:rsid w:val="6D7AF2CF"/>
    <w:rsid w:val="6D805438"/>
    <w:rsid w:val="6D81BBFD"/>
    <w:rsid w:val="6D8DE2A3"/>
    <w:rsid w:val="6D93030D"/>
    <w:rsid w:val="6D949E5F"/>
    <w:rsid w:val="6D94A957"/>
    <w:rsid w:val="6D94B86C"/>
    <w:rsid w:val="6D9A30AC"/>
    <w:rsid w:val="6DA4177F"/>
    <w:rsid w:val="6DA9AE1A"/>
    <w:rsid w:val="6DB8BF12"/>
    <w:rsid w:val="6DB952F3"/>
    <w:rsid w:val="6DBB4E80"/>
    <w:rsid w:val="6DBFB989"/>
    <w:rsid w:val="6DC032E2"/>
    <w:rsid w:val="6DC545EE"/>
    <w:rsid w:val="6DC98CFE"/>
    <w:rsid w:val="6DCBF1B3"/>
    <w:rsid w:val="6DD4EC82"/>
    <w:rsid w:val="6DD69EA7"/>
    <w:rsid w:val="6DD78E15"/>
    <w:rsid w:val="6DDF15D2"/>
    <w:rsid w:val="6DE18022"/>
    <w:rsid w:val="6DEABCB7"/>
    <w:rsid w:val="6DEF18A6"/>
    <w:rsid w:val="6DF89271"/>
    <w:rsid w:val="6E01B710"/>
    <w:rsid w:val="6E03E80A"/>
    <w:rsid w:val="6E106BD0"/>
    <w:rsid w:val="6E14F72C"/>
    <w:rsid w:val="6E17EE3A"/>
    <w:rsid w:val="6E220929"/>
    <w:rsid w:val="6E2334E3"/>
    <w:rsid w:val="6E3140AC"/>
    <w:rsid w:val="6E34093E"/>
    <w:rsid w:val="6E42A99F"/>
    <w:rsid w:val="6E44637C"/>
    <w:rsid w:val="6E45639C"/>
    <w:rsid w:val="6E48197C"/>
    <w:rsid w:val="6E49FA34"/>
    <w:rsid w:val="6E4F0C38"/>
    <w:rsid w:val="6E5845E5"/>
    <w:rsid w:val="6E6032DB"/>
    <w:rsid w:val="6E6128AB"/>
    <w:rsid w:val="6E623CCF"/>
    <w:rsid w:val="6E689079"/>
    <w:rsid w:val="6E6CDDC5"/>
    <w:rsid w:val="6E7536A9"/>
    <w:rsid w:val="6E79DFA6"/>
    <w:rsid w:val="6E864382"/>
    <w:rsid w:val="6E8BCF50"/>
    <w:rsid w:val="6E94F13A"/>
    <w:rsid w:val="6E9D0A27"/>
    <w:rsid w:val="6E9F3AF3"/>
    <w:rsid w:val="6EAF28D5"/>
    <w:rsid w:val="6EB70938"/>
    <w:rsid w:val="6EB8F469"/>
    <w:rsid w:val="6EBA9103"/>
    <w:rsid w:val="6EBF940E"/>
    <w:rsid w:val="6EC55458"/>
    <w:rsid w:val="6EC71D2F"/>
    <w:rsid w:val="6EC83D7E"/>
    <w:rsid w:val="6ED2EAE2"/>
    <w:rsid w:val="6ED80BB8"/>
    <w:rsid w:val="6EDBB08D"/>
    <w:rsid w:val="6EDC37DF"/>
    <w:rsid w:val="6EDCC1B2"/>
    <w:rsid w:val="6EDE42AF"/>
    <w:rsid w:val="6EE244FA"/>
    <w:rsid w:val="6EE5F665"/>
    <w:rsid w:val="6EE9A929"/>
    <w:rsid w:val="6EE9C5AE"/>
    <w:rsid w:val="6EEB2674"/>
    <w:rsid w:val="6EED074B"/>
    <w:rsid w:val="6EFAED3B"/>
    <w:rsid w:val="6EFD0EEE"/>
    <w:rsid w:val="6F05A98C"/>
    <w:rsid w:val="6F09CE5C"/>
    <w:rsid w:val="6F0C1B8F"/>
    <w:rsid w:val="6F0F45F0"/>
    <w:rsid w:val="6F1C7ED3"/>
    <w:rsid w:val="6F2212E1"/>
    <w:rsid w:val="6F231FEF"/>
    <w:rsid w:val="6F232FA6"/>
    <w:rsid w:val="6F25428F"/>
    <w:rsid w:val="6F29BD42"/>
    <w:rsid w:val="6F2B59DB"/>
    <w:rsid w:val="6F2E4F80"/>
    <w:rsid w:val="6F300987"/>
    <w:rsid w:val="6F3758D9"/>
    <w:rsid w:val="6F4573D0"/>
    <w:rsid w:val="6F47870B"/>
    <w:rsid w:val="6F4991CD"/>
    <w:rsid w:val="6F5281C8"/>
    <w:rsid w:val="6F59171F"/>
    <w:rsid w:val="6F648D0A"/>
    <w:rsid w:val="6F648F10"/>
    <w:rsid w:val="6F70EAC8"/>
    <w:rsid w:val="6F79737D"/>
    <w:rsid w:val="6F8084FB"/>
    <w:rsid w:val="6F88175A"/>
    <w:rsid w:val="6F881891"/>
    <w:rsid w:val="6F89233D"/>
    <w:rsid w:val="6F8D59CC"/>
    <w:rsid w:val="6F8F753C"/>
    <w:rsid w:val="6F91E947"/>
    <w:rsid w:val="6F922E0E"/>
    <w:rsid w:val="6FA96D06"/>
    <w:rsid w:val="6FAB37E7"/>
    <w:rsid w:val="6FB5398D"/>
    <w:rsid w:val="6FBB4972"/>
    <w:rsid w:val="6FC4D22A"/>
    <w:rsid w:val="6FC9A126"/>
    <w:rsid w:val="6FCA5D60"/>
    <w:rsid w:val="6FD18266"/>
    <w:rsid w:val="6FD288DC"/>
    <w:rsid w:val="6FD2DA03"/>
    <w:rsid w:val="6FE1BB94"/>
    <w:rsid w:val="6FE6AFFD"/>
    <w:rsid w:val="6FEF9F89"/>
    <w:rsid w:val="6FFD83C9"/>
    <w:rsid w:val="6FFE8A67"/>
    <w:rsid w:val="70001DE8"/>
    <w:rsid w:val="70037939"/>
    <w:rsid w:val="701293E1"/>
    <w:rsid w:val="70133D37"/>
    <w:rsid w:val="701CB7F4"/>
    <w:rsid w:val="70299BBA"/>
    <w:rsid w:val="702C3501"/>
    <w:rsid w:val="70302118"/>
    <w:rsid w:val="7032455C"/>
    <w:rsid w:val="70357FD4"/>
    <w:rsid w:val="70382F11"/>
    <w:rsid w:val="703CF1D4"/>
    <w:rsid w:val="703D2C10"/>
    <w:rsid w:val="704C87BA"/>
    <w:rsid w:val="704E9E28"/>
    <w:rsid w:val="704F0B5F"/>
    <w:rsid w:val="705290F6"/>
    <w:rsid w:val="7073F96D"/>
    <w:rsid w:val="70793AD1"/>
    <w:rsid w:val="708E8DA9"/>
    <w:rsid w:val="709DA6F9"/>
    <w:rsid w:val="70A9C77F"/>
    <w:rsid w:val="70B219C7"/>
    <w:rsid w:val="70B612ED"/>
    <w:rsid w:val="70BF2C19"/>
    <w:rsid w:val="70C27B2F"/>
    <w:rsid w:val="70C5E4A8"/>
    <w:rsid w:val="70C72A3C"/>
    <w:rsid w:val="70C87DF4"/>
    <w:rsid w:val="70CB658B"/>
    <w:rsid w:val="70CD052D"/>
    <w:rsid w:val="70CE7AC9"/>
    <w:rsid w:val="70D6B82A"/>
    <w:rsid w:val="70E06A43"/>
    <w:rsid w:val="70EC5A23"/>
    <w:rsid w:val="70F10892"/>
    <w:rsid w:val="70F46C80"/>
    <w:rsid w:val="70FC0E4F"/>
    <w:rsid w:val="70FD24BE"/>
    <w:rsid w:val="7102BAFE"/>
    <w:rsid w:val="71062C9D"/>
    <w:rsid w:val="71094985"/>
    <w:rsid w:val="71096767"/>
    <w:rsid w:val="710F9B11"/>
    <w:rsid w:val="711138B7"/>
    <w:rsid w:val="7112877F"/>
    <w:rsid w:val="71128E75"/>
    <w:rsid w:val="7117B511"/>
    <w:rsid w:val="7118FD75"/>
    <w:rsid w:val="7119547C"/>
    <w:rsid w:val="711C21BE"/>
    <w:rsid w:val="711E1CE3"/>
    <w:rsid w:val="7122542C"/>
    <w:rsid w:val="712D0C05"/>
    <w:rsid w:val="712E27A2"/>
    <w:rsid w:val="71328C28"/>
    <w:rsid w:val="71375670"/>
    <w:rsid w:val="713D9227"/>
    <w:rsid w:val="7147CD1C"/>
    <w:rsid w:val="71488505"/>
    <w:rsid w:val="71504C4B"/>
    <w:rsid w:val="7153B093"/>
    <w:rsid w:val="71549FB4"/>
    <w:rsid w:val="715B96D2"/>
    <w:rsid w:val="715C3C21"/>
    <w:rsid w:val="715F5018"/>
    <w:rsid w:val="7160A986"/>
    <w:rsid w:val="716D3F6C"/>
    <w:rsid w:val="716FB7FC"/>
    <w:rsid w:val="71797A35"/>
    <w:rsid w:val="717DEEED"/>
    <w:rsid w:val="71849B67"/>
    <w:rsid w:val="7185F574"/>
    <w:rsid w:val="7186A262"/>
    <w:rsid w:val="71872DBC"/>
    <w:rsid w:val="71891ECE"/>
    <w:rsid w:val="718D0D2F"/>
    <w:rsid w:val="718FF7DE"/>
    <w:rsid w:val="71974BE0"/>
    <w:rsid w:val="719794A9"/>
    <w:rsid w:val="7199B929"/>
    <w:rsid w:val="71A6D886"/>
    <w:rsid w:val="71ACFBAC"/>
    <w:rsid w:val="71ADB0A2"/>
    <w:rsid w:val="71B313FF"/>
    <w:rsid w:val="71B40CB6"/>
    <w:rsid w:val="71B63B2D"/>
    <w:rsid w:val="71B7DAC0"/>
    <w:rsid w:val="71BB5768"/>
    <w:rsid w:val="71CF0FB0"/>
    <w:rsid w:val="71CF4F45"/>
    <w:rsid w:val="71D07A38"/>
    <w:rsid w:val="71D375D3"/>
    <w:rsid w:val="71D78F64"/>
    <w:rsid w:val="71DF325F"/>
    <w:rsid w:val="71EC7D3D"/>
    <w:rsid w:val="71F07786"/>
    <w:rsid w:val="71F17B5D"/>
    <w:rsid w:val="71F3B4D0"/>
    <w:rsid w:val="7203AA8C"/>
    <w:rsid w:val="721D8B13"/>
    <w:rsid w:val="721EAC54"/>
    <w:rsid w:val="7228DDB1"/>
    <w:rsid w:val="722D32FF"/>
    <w:rsid w:val="7230663A"/>
    <w:rsid w:val="7231F92C"/>
    <w:rsid w:val="723C05AE"/>
    <w:rsid w:val="7244280F"/>
    <w:rsid w:val="7251AAA7"/>
    <w:rsid w:val="72571AC6"/>
    <w:rsid w:val="7258354E"/>
    <w:rsid w:val="7262FA9D"/>
    <w:rsid w:val="7267FD63"/>
    <w:rsid w:val="726B6981"/>
    <w:rsid w:val="726D1FBC"/>
    <w:rsid w:val="726E0306"/>
    <w:rsid w:val="72852440"/>
    <w:rsid w:val="728551D0"/>
    <w:rsid w:val="728BAC9A"/>
    <w:rsid w:val="728D93D2"/>
    <w:rsid w:val="728D9A36"/>
    <w:rsid w:val="7291D744"/>
    <w:rsid w:val="72943C7E"/>
    <w:rsid w:val="7298EA87"/>
    <w:rsid w:val="729C3143"/>
    <w:rsid w:val="729DDE52"/>
    <w:rsid w:val="72A926F0"/>
    <w:rsid w:val="72AB475D"/>
    <w:rsid w:val="72B03C32"/>
    <w:rsid w:val="72C3E4BD"/>
    <w:rsid w:val="72C8D82B"/>
    <w:rsid w:val="72CAEACF"/>
    <w:rsid w:val="72CCB7A8"/>
    <w:rsid w:val="72CD6C85"/>
    <w:rsid w:val="72CF36F5"/>
    <w:rsid w:val="72D3CEBF"/>
    <w:rsid w:val="72D6D20D"/>
    <w:rsid w:val="72DC4CE4"/>
    <w:rsid w:val="72DD7DA9"/>
    <w:rsid w:val="72E19A7B"/>
    <w:rsid w:val="72E1B54C"/>
    <w:rsid w:val="72E3F17C"/>
    <w:rsid w:val="72E6641D"/>
    <w:rsid w:val="72E88E11"/>
    <w:rsid w:val="72EA935E"/>
    <w:rsid w:val="72F33BC2"/>
    <w:rsid w:val="72F3A6B4"/>
    <w:rsid w:val="72F87531"/>
    <w:rsid w:val="72F8C801"/>
    <w:rsid w:val="72FE2363"/>
    <w:rsid w:val="7300D1F6"/>
    <w:rsid w:val="73019F76"/>
    <w:rsid w:val="73103E69"/>
    <w:rsid w:val="7313CEC6"/>
    <w:rsid w:val="7323349D"/>
    <w:rsid w:val="732B2AA1"/>
    <w:rsid w:val="732E8CAE"/>
    <w:rsid w:val="733476DE"/>
    <w:rsid w:val="733C019C"/>
    <w:rsid w:val="73456343"/>
    <w:rsid w:val="7347ABAD"/>
    <w:rsid w:val="7357E3A5"/>
    <w:rsid w:val="735D2663"/>
    <w:rsid w:val="7364A4BC"/>
    <w:rsid w:val="736EF196"/>
    <w:rsid w:val="7376E9B4"/>
    <w:rsid w:val="73800FED"/>
    <w:rsid w:val="7384DEB7"/>
    <w:rsid w:val="738AE256"/>
    <w:rsid w:val="738D6152"/>
    <w:rsid w:val="7391925E"/>
    <w:rsid w:val="73936333"/>
    <w:rsid w:val="7397BDB7"/>
    <w:rsid w:val="73A87ABD"/>
    <w:rsid w:val="73A908D3"/>
    <w:rsid w:val="73A9500E"/>
    <w:rsid w:val="73B6DCE2"/>
    <w:rsid w:val="73B6E7E9"/>
    <w:rsid w:val="73C007B6"/>
    <w:rsid w:val="73C05D23"/>
    <w:rsid w:val="73DE08D4"/>
    <w:rsid w:val="73DE3B80"/>
    <w:rsid w:val="73DF8CB2"/>
    <w:rsid w:val="73DFB4EA"/>
    <w:rsid w:val="73E4ECAE"/>
    <w:rsid w:val="73EB1113"/>
    <w:rsid w:val="73F25E60"/>
    <w:rsid w:val="73F2D066"/>
    <w:rsid w:val="73F45685"/>
    <w:rsid w:val="73F45DA6"/>
    <w:rsid w:val="73F663B2"/>
    <w:rsid w:val="73F83F88"/>
    <w:rsid w:val="740301A6"/>
    <w:rsid w:val="74041D4C"/>
    <w:rsid w:val="740B3898"/>
    <w:rsid w:val="74109964"/>
    <w:rsid w:val="7414843D"/>
    <w:rsid w:val="741E10DD"/>
    <w:rsid w:val="741F595D"/>
    <w:rsid w:val="74209A9F"/>
    <w:rsid w:val="74270BE6"/>
    <w:rsid w:val="74296451"/>
    <w:rsid w:val="7432B138"/>
    <w:rsid w:val="7434058E"/>
    <w:rsid w:val="7436E4FC"/>
    <w:rsid w:val="74383373"/>
    <w:rsid w:val="74383E0B"/>
    <w:rsid w:val="744234AA"/>
    <w:rsid w:val="744342CC"/>
    <w:rsid w:val="7449AE5A"/>
    <w:rsid w:val="744A4B88"/>
    <w:rsid w:val="744D6A59"/>
    <w:rsid w:val="745C0494"/>
    <w:rsid w:val="745C0C05"/>
    <w:rsid w:val="745D1FBE"/>
    <w:rsid w:val="745F55AB"/>
    <w:rsid w:val="74603727"/>
    <w:rsid w:val="746046A5"/>
    <w:rsid w:val="746EF0F9"/>
    <w:rsid w:val="747A8296"/>
    <w:rsid w:val="747D78CC"/>
    <w:rsid w:val="7488B4A3"/>
    <w:rsid w:val="748A929F"/>
    <w:rsid w:val="748B4484"/>
    <w:rsid w:val="748DCDC1"/>
    <w:rsid w:val="749367FF"/>
    <w:rsid w:val="749C64EE"/>
    <w:rsid w:val="74AFC4C9"/>
    <w:rsid w:val="74B01A05"/>
    <w:rsid w:val="74B088A4"/>
    <w:rsid w:val="74B77DA8"/>
    <w:rsid w:val="74BEA7CB"/>
    <w:rsid w:val="74CBB192"/>
    <w:rsid w:val="74CDEC98"/>
    <w:rsid w:val="74D6EB40"/>
    <w:rsid w:val="74DBBE90"/>
    <w:rsid w:val="74ED8B3C"/>
    <w:rsid w:val="74EF474D"/>
    <w:rsid w:val="74EFB7F7"/>
    <w:rsid w:val="74F324AF"/>
    <w:rsid w:val="74F7A57D"/>
    <w:rsid w:val="74FA6FF5"/>
    <w:rsid w:val="74FC47CF"/>
    <w:rsid w:val="74FF9208"/>
    <w:rsid w:val="75019FFB"/>
    <w:rsid w:val="7507F163"/>
    <w:rsid w:val="7514ADEA"/>
    <w:rsid w:val="751E7103"/>
    <w:rsid w:val="7520D1A4"/>
    <w:rsid w:val="752911F4"/>
    <w:rsid w:val="752951C1"/>
    <w:rsid w:val="752960D7"/>
    <w:rsid w:val="752A1097"/>
    <w:rsid w:val="752B8FD4"/>
    <w:rsid w:val="753CA87E"/>
    <w:rsid w:val="754B9A8A"/>
    <w:rsid w:val="754ECB88"/>
    <w:rsid w:val="755B5C60"/>
    <w:rsid w:val="755F4244"/>
    <w:rsid w:val="7562CF55"/>
    <w:rsid w:val="7570C928"/>
    <w:rsid w:val="7575D9F0"/>
    <w:rsid w:val="757B5D13"/>
    <w:rsid w:val="757C6182"/>
    <w:rsid w:val="757D31E1"/>
    <w:rsid w:val="75883B3A"/>
    <w:rsid w:val="758F26BC"/>
    <w:rsid w:val="75948570"/>
    <w:rsid w:val="7597B6F5"/>
    <w:rsid w:val="759ACAE3"/>
    <w:rsid w:val="75A1C438"/>
    <w:rsid w:val="75A970C7"/>
    <w:rsid w:val="75A9C8D9"/>
    <w:rsid w:val="75AF9D9F"/>
    <w:rsid w:val="75C3D6E3"/>
    <w:rsid w:val="75C3D866"/>
    <w:rsid w:val="75C3F8E2"/>
    <w:rsid w:val="75C473A0"/>
    <w:rsid w:val="75CA3CED"/>
    <w:rsid w:val="75CCA828"/>
    <w:rsid w:val="75D071AA"/>
    <w:rsid w:val="75D39D42"/>
    <w:rsid w:val="75D418F3"/>
    <w:rsid w:val="75DB650F"/>
    <w:rsid w:val="75E0F8B0"/>
    <w:rsid w:val="75E15AEB"/>
    <w:rsid w:val="75E4E49C"/>
    <w:rsid w:val="75E7FA23"/>
    <w:rsid w:val="7600F71A"/>
    <w:rsid w:val="760E3C4A"/>
    <w:rsid w:val="76121BC9"/>
    <w:rsid w:val="761299C5"/>
    <w:rsid w:val="762D8F99"/>
    <w:rsid w:val="762E1640"/>
    <w:rsid w:val="7630AE02"/>
    <w:rsid w:val="7638CD09"/>
    <w:rsid w:val="763E538F"/>
    <w:rsid w:val="763F7FCA"/>
    <w:rsid w:val="76467BF3"/>
    <w:rsid w:val="76476C50"/>
    <w:rsid w:val="7649214C"/>
    <w:rsid w:val="76517BA5"/>
    <w:rsid w:val="7655CBC0"/>
    <w:rsid w:val="76595108"/>
    <w:rsid w:val="765BEF1D"/>
    <w:rsid w:val="765D2CFD"/>
    <w:rsid w:val="7669D017"/>
    <w:rsid w:val="76847127"/>
    <w:rsid w:val="76854CB3"/>
    <w:rsid w:val="7685833B"/>
    <w:rsid w:val="768769CE"/>
    <w:rsid w:val="768794BF"/>
    <w:rsid w:val="7687B432"/>
    <w:rsid w:val="768F5BFD"/>
    <w:rsid w:val="769091B2"/>
    <w:rsid w:val="76A2C91A"/>
    <w:rsid w:val="76CACE6E"/>
    <w:rsid w:val="76CDD2EA"/>
    <w:rsid w:val="76D4978C"/>
    <w:rsid w:val="76E1845E"/>
    <w:rsid w:val="76E7FDE0"/>
    <w:rsid w:val="76EE6B55"/>
    <w:rsid w:val="76EEA2D1"/>
    <w:rsid w:val="76F8E036"/>
    <w:rsid w:val="76FA642E"/>
    <w:rsid w:val="76FC6A0F"/>
    <w:rsid w:val="76FFB6BB"/>
    <w:rsid w:val="77008125"/>
    <w:rsid w:val="770139C3"/>
    <w:rsid w:val="77019D4F"/>
    <w:rsid w:val="771FB1D6"/>
    <w:rsid w:val="77248452"/>
    <w:rsid w:val="772C5CE9"/>
    <w:rsid w:val="772CCC28"/>
    <w:rsid w:val="772F7D79"/>
    <w:rsid w:val="77363A73"/>
    <w:rsid w:val="7738C235"/>
    <w:rsid w:val="774B421C"/>
    <w:rsid w:val="77602F9C"/>
    <w:rsid w:val="776125A6"/>
    <w:rsid w:val="77615019"/>
    <w:rsid w:val="776307BB"/>
    <w:rsid w:val="77642E93"/>
    <w:rsid w:val="77698037"/>
    <w:rsid w:val="777338CC"/>
    <w:rsid w:val="7786CF57"/>
    <w:rsid w:val="7792ABA9"/>
    <w:rsid w:val="77A6DC8D"/>
    <w:rsid w:val="77A9C9BA"/>
    <w:rsid w:val="77A9CB93"/>
    <w:rsid w:val="77B2FFB7"/>
    <w:rsid w:val="77B938C1"/>
    <w:rsid w:val="77C75DE2"/>
    <w:rsid w:val="77CB96CC"/>
    <w:rsid w:val="77CB9BA3"/>
    <w:rsid w:val="77EF98F5"/>
    <w:rsid w:val="78021701"/>
    <w:rsid w:val="78078695"/>
    <w:rsid w:val="780AB363"/>
    <w:rsid w:val="780F6BE8"/>
    <w:rsid w:val="780FD549"/>
    <w:rsid w:val="7811CE84"/>
    <w:rsid w:val="7818F82A"/>
    <w:rsid w:val="781E68A6"/>
    <w:rsid w:val="782DE78A"/>
    <w:rsid w:val="7836EBF1"/>
    <w:rsid w:val="78378AF0"/>
    <w:rsid w:val="78380974"/>
    <w:rsid w:val="78432D02"/>
    <w:rsid w:val="7846CF02"/>
    <w:rsid w:val="785319B0"/>
    <w:rsid w:val="78555BB7"/>
    <w:rsid w:val="7856F830"/>
    <w:rsid w:val="785A13DF"/>
    <w:rsid w:val="785D731B"/>
    <w:rsid w:val="786ACB4E"/>
    <w:rsid w:val="787F130E"/>
    <w:rsid w:val="7880F366"/>
    <w:rsid w:val="7881868E"/>
    <w:rsid w:val="7882F2E7"/>
    <w:rsid w:val="7884466E"/>
    <w:rsid w:val="78864747"/>
    <w:rsid w:val="78868F5F"/>
    <w:rsid w:val="7886F620"/>
    <w:rsid w:val="788CA1C3"/>
    <w:rsid w:val="7890E4D9"/>
    <w:rsid w:val="78935269"/>
    <w:rsid w:val="78947805"/>
    <w:rsid w:val="789B9920"/>
    <w:rsid w:val="78A251B6"/>
    <w:rsid w:val="78A55CEF"/>
    <w:rsid w:val="78A8ABF9"/>
    <w:rsid w:val="78B033DD"/>
    <w:rsid w:val="78D73EE7"/>
    <w:rsid w:val="78D7DBBA"/>
    <w:rsid w:val="78E33EBC"/>
    <w:rsid w:val="78F39696"/>
    <w:rsid w:val="78FEC246"/>
    <w:rsid w:val="7912913D"/>
    <w:rsid w:val="79179697"/>
    <w:rsid w:val="7920CDFC"/>
    <w:rsid w:val="7920DBA2"/>
    <w:rsid w:val="792C2206"/>
    <w:rsid w:val="793EE8ED"/>
    <w:rsid w:val="7940BEA1"/>
    <w:rsid w:val="79438C54"/>
    <w:rsid w:val="7947FFBD"/>
    <w:rsid w:val="79492019"/>
    <w:rsid w:val="794D113C"/>
    <w:rsid w:val="794D2E11"/>
    <w:rsid w:val="7955E13F"/>
    <w:rsid w:val="7958DFF3"/>
    <w:rsid w:val="7964BDF5"/>
    <w:rsid w:val="7972FB0B"/>
    <w:rsid w:val="797C230B"/>
    <w:rsid w:val="79807E13"/>
    <w:rsid w:val="7984D90F"/>
    <w:rsid w:val="798C09D0"/>
    <w:rsid w:val="7993FCB1"/>
    <w:rsid w:val="79A05AC2"/>
    <w:rsid w:val="79A87801"/>
    <w:rsid w:val="79AEA5E2"/>
    <w:rsid w:val="79C2E0A9"/>
    <w:rsid w:val="79C6D855"/>
    <w:rsid w:val="79C9E7B0"/>
    <w:rsid w:val="79CDA367"/>
    <w:rsid w:val="79CF6A91"/>
    <w:rsid w:val="79D39A22"/>
    <w:rsid w:val="79D4F397"/>
    <w:rsid w:val="79E5B11B"/>
    <w:rsid w:val="79E82208"/>
    <w:rsid w:val="79EB0584"/>
    <w:rsid w:val="79ED40CD"/>
    <w:rsid w:val="79F03E8F"/>
    <w:rsid w:val="79F414E0"/>
    <w:rsid w:val="79F839CF"/>
    <w:rsid w:val="79FB147C"/>
    <w:rsid w:val="79FDA23A"/>
    <w:rsid w:val="7A0FB0D9"/>
    <w:rsid w:val="7A153F6D"/>
    <w:rsid w:val="7A154836"/>
    <w:rsid w:val="7A189935"/>
    <w:rsid w:val="7A1DE264"/>
    <w:rsid w:val="7A2F8643"/>
    <w:rsid w:val="7A35574C"/>
    <w:rsid w:val="7A402DF0"/>
    <w:rsid w:val="7A47A5BC"/>
    <w:rsid w:val="7A4A0C00"/>
    <w:rsid w:val="7A4CD5B7"/>
    <w:rsid w:val="7A5EB060"/>
    <w:rsid w:val="7A650DBE"/>
    <w:rsid w:val="7A6646D7"/>
    <w:rsid w:val="7A6787E9"/>
    <w:rsid w:val="7A6D1926"/>
    <w:rsid w:val="7A70BBEE"/>
    <w:rsid w:val="7A70ECFC"/>
    <w:rsid w:val="7A80AF5F"/>
    <w:rsid w:val="7A81CF41"/>
    <w:rsid w:val="7A837EFC"/>
    <w:rsid w:val="7A877200"/>
    <w:rsid w:val="7A8B8CBA"/>
    <w:rsid w:val="7A8E6845"/>
    <w:rsid w:val="7A94CDC7"/>
    <w:rsid w:val="7A9CB97D"/>
    <w:rsid w:val="7AB274BC"/>
    <w:rsid w:val="7AB547C0"/>
    <w:rsid w:val="7ABF59C0"/>
    <w:rsid w:val="7AC23218"/>
    <w:rsid w:val="7AC64ADC"/>
    <w:rsid w:val="7AD5D43A"/>
    <w:rsid w:val="7AD618F5"/>
    <w:rsid w:val="7ADC90DA"/>
    <w:rsid w:val="7AE36E3E"/>
    <w:rsid w:val="7AF418DC"/>
    <w:rsid w:val="7AFF7473"/>
    <w:rsid w:val="7B11846E"/>
    <w:rsid w:val="7B179868"/>
    <w:rsid w:val="7B20889C"/>
    <w:rsid w:val="7B20D13C"/>
    <w:rsid w:val="7B23BE6B"/>
    <w:rsid w:val="7B2FDC3D"/>
    <w:rsid w:val="7B3B515F"/>
    <w:rsid w:val="7B4C11FD"/>
    <w:rsid w:val="7B4DA9DE"/>
    <w:rsid w:val="7B5940EB"/>
    <w:rsid w:val="7B614D2D"/>
    <w:rsid w:val="7B6AA4B6"/>
    <w:rsid w:val="7B7753AE"/>
    <w:rsid w:val="7B7CC915"/>
    <w:rsid w:val="7B88307E"/>
    <w:rsid w:val="7B8E1856"/>
    <w:rsid w:val="7B9AAB21"/>
    <w:rsid w:val="7B9AD158"/>
    <w:rsid w:val="7B9D8B7D"/>
    <w:rsid w:val="7B9E9898"/>
    <w:rsid w:val="7BA1508B"/>
    <w:rsid w:val="7BA263F7"/>
    <w:rsid w:val="7BB61C8D"/>
    <w:rsid w:val="7BC4D60E"/>
    <w:rsid w:val="7BD20641"/>
    <w:rsid w:val="7BD6F5D7"/>
    <w:rsid w:val="7BE24F91"/>
    <w:rsid w:val="7BEF0C85"/>
    <w:rsid w:val="7BF6FE24"/>
    <w:rsid w:val="7BFB30A2"/>
    <w:rsid w:val="7BFCA3F6"/>
    <w:rsid w:val="7C03C528"/>
    <w:rsid w:val="7C0559FA"/>
    <w:rsid w:val="7C09E516"/>
    <w:rsid w:val="7C1B621D"/>
    <w:rsid w:val="7C2691AB"/>
    <w:rsid w:val="7C289780"/>
    <w:rsid w:val="7C32765F"/>
    <w:rsid w:val="7C3329FB"/>
    <w:rsid w:val="7C3ABF5A"/>
    <w:rsid w:val="7C496C76"/>
    <w:rsid w:val="7C525FAC"/>
    <w:rsid w:val="7C566846"/>
    <w:rsid w:val="7C573BA7"/>
    <w:rsid w:val="7C57F0F3"/>
    <w:rsid w:val="7C5D693B"/>
    <w:rsid w:val="7C5DD4B2"/>
    <w:rsid w:val="7C5FC634"/>
    <w:rsid w:val="7C65A712"/>
    <w:rsid w:val="7C67E99E"/>
    <w:rsid w:val="7C6F6C1D"/>
    <w:rsid w:val="7C777805"/>
    <w:rsid w:val="7C782609"/>
    <w:rsid w:val="7C7A16C7"/>
    <w:rsid w:val="7C7FECC1"/>
    <w:rsid w:val="7C83B924"/>
    <w:rsid w:val="7C85947B"/>
    <w:rsid w:val="7C8AA4BF"/>
    <w:rsid w:val="7C954A75"/>
    <w:rsid w:val="7C9BFEB4"/>
    <w:rsid w:val="7C9DCC6C"/>
    <w:rsid w:val="7CA200D8"/>
    <w:rsid w:val="7CA729E3"/>
    <w:rsid w:val="7CA9512F"/>
    <w:rsid w:val="7CAB2540"/>
    <w:rsid w:val="7CB097D0"/>
    <w:rsid w:val="7CB5B38F"/>
    <w:rsid w:val="7CB6A921"/>
    <w:rsid w:val="7CC12F01"/>
    <w:rsid w:val="7CC19539"/>
    <w:rsid w:val="7CCE5B21"/>
    <w:rsid w:val="7CD81FB1"/>
    <w:rsid w:val="7CDA1592"/>
    <w:rsid w:val="7CE31E09"/>
    <w:rsid w:val="7CEEF6EB"/>
    <w:rsid w:val="7CF560AD"/>
    <w:rsid w:val="7CF6FEF2"/>
    <w:rsid w:val="7CF7B44C"/>
    <w:rsid w:val="7CF81001"/>
    <w:rsid w:val="7CFD5B9F"/>
    <w:rsid w:val="7D0A5EEF"/>
    <w:rsid w:val="7D109BFA"/>
    <w:rsid w:val="7D144ADD"/>
    <w:rsid w:val="7D155AF5"/>
    <w:rsid w:val="7D1A8F2B"/>
    <w:rsid w:val="7D1D795C"/>
    <w:rsid w:val="7D24DE0A"/>
    <w:rsid w:val="7D2FE5DF"/>
    <w:rsid w:val="7D339263"/>
    <w:rsid w:val="7D36D732"/>
    <w:rsid w:val="7D512BCC"/>
    <w:rsid w:val="7D529147"/>
    <w:rsid w:val="7D548644"/>
    <w:rsid w:val="7D5F7AFB"/>
    <w:rsid w:val="7D62C602"/>
    <w:rsid w:val="7D654680"/>
    <w:rsid w:val="7D7738E2"/>
    <w:rsid w:val="7D78F64F"/>
    <w:rsid w:val="7D864B98"/>
    <w:rsid w:val="7D8ADD5C"/>
    <w:rsid w:val="7D8BBE8E"/>
    <w:rsid w:val="7D8C4E92"/>
    <w:rsid w:val="7D8E3476"/>
    <w:rsid w:val="7D936BC7"/>
    <w:rsid w:val="7D93BE9E"/>
    <w:rsid w:val="7D989989"/>
    <w:rsid w:val="7D996014"/>
    <w:rsid w:val="7D99A3DB"/>
    <w:rsid w:val="7D9C7027"/>
    <w:rsid w:val="7DA043BC"/>
    <w:rsid w:val="7DA27B8F"/>
    <w:rsid w:val="7DC68D98"/>
    <w:rsid w:val="7DC9980E"/>
    <w:rsid w:val="7DCBDC09"/>
    <w:rsid w:val="7DD9E3AB"/>
    <w:rsid w:val="7DDDE0E8"/>
    <w:rsid w:val="7DDED52D"/>
    <w:rsid w:val="7DE9ED6A"/>
    <w:rsid w:val="7DF56B60"/>
    <w:rsid w:val="7DF8E77B"/>
    <w:rsid w:val="7DFC1031"/>
    <w:rsid w:val="7E07A5C1"/>
    <w:rsid w:val="7E16FDBF"/>
    <w:rsid w:val="7E17AE39"/>
    <w:rsid w:val="7E1A92D0"/>
    <w:rsid w:val="7E230BB8"/>
    <w:rsid w:val="7E336AB4"/>
    <w:rsid w:val="7E33AC82"/>
    <w:rsid w:val="7E3B3270"/>
    <w:rsid w:val="7E45459C"/>
    <w:rsid w:val="7E48D145"/>
    <w:rsid w:val="7E4B231C"/>
    <w:rsid w:val="7E4F64DD"/>
    <w:rsid w:val="7E508117"/>
    <w:rsid w:val="7E5A328E"/>
    <w:rsid w:val="7E5AA388"/>
    <w:rsid w:val="7E5E31D7"/>
    <w:rsid w:val="7E6005FD"/>
    <w:rsid w:val="7E6643B7"/>
    <w:rsid w:val="7E6A05A9"/>
    <w:rsid w:val="7E718E14"/>
    <w:rsid w:val="7E7925CA"/>
    <w:rsid w:val="7E7933CA"/>
    <w:rsid w:val="7E81257E"/>
    <w:rsid w:val="7E81C369"/>
    <w:rsid w:val="7E84CE87"/>
    <w:rsid w:val="7E854AA0"/>
    <w:rsid w:val="7E8992FF"/>
    <w:rsid w:val="7E89D1BA"/>
    <w:rsid w:val="7E8DE16D"/>
    <w:rsid w:val="7E90E224"/>
    <w:rsid w:val="7E98F4CC"/>
    <w:rsid w:val="7E9A1B2A"/>
    <w:rsid w:val="7E9DC666"/>
    <w:rsid w:val="7E9EA490"/>
    <w:rsid w:val="7EAE2300"/>
    <w:rsid w:val="7EB10CC5"/>
    <w:rsid w:val="7EB2164C"/>
    <w:rsid w:val="7EB3E52C"/>
    <w:rsid w:val="7EB949BD"/>
    <w:rsid w:val="7EC0CF7A"/>
    <w:rsid w:val="7EC60709"/>
    <w:rsid w:val="7ECA8926"/>
    <w:rsid w:val="7ECCF11A"/>
    <w:rsid w:val="7EE5ED81"/>
    <w:rsid w:val="7EE64A55"/>
    <w:rsid w:val="7EF06270"/>
    <w:rsid w:val="7EF4BE20"/>
    <w:rsid w:val="7F034938"/>
    <w:rsid w:val="7F051F66"/>
    <w:rsid w:val="7F0A00D6"/>
    <w:rsid w:val="7F0CE4E9"/>
    <w:rsid w:val="7F13F343"/>
    <w:rsid w:val="7F18E7B8"/>
    <w:rsid w:val="7F1EAB18"/>
    <w:rsid w:val="7F21FA7F"/>
    <w:rsid w:val="7F21FE0A"/>
    <w:rsid w:val="7F3AB894"/>
    <w:rsid w:val="7F40B229"/>
    <w:rsid w:val="7F4A4691"/>
    <w:rsid w:val="7F4B43F3"/>
    <w:rsid w:val="7F51F0AF"/>
    <w:rsid w:val="7F603C8E"/>
    <w:rsid w:val="7F66B78B"/>
    <w:rsid w:val="7F6B1AAD"/>
    <w:rsid w:val="7F6CC63D"/>
    <w:rsid w:val="7F7557A4"/>
    <w:rsid w:val="7F85D314"/>
    <w:rsid w:val="7F8EDC69"/>
    <w:rsid w:val="7F941CCC"/>
    <w:rsid w:val="7F95A6F7"/>
    <w:rsid w:val="7F989FEA"/>
    <w:rsid w:val="7F9C05EC"/>
    <w:rsid w:val="7F9F0E6D"/>
    <w:rsid w:val="7FAE2A71"/>
    <w:rsid w:val="7FB3C475"/>
    <w:rsid w:val="7FB7A8B0"/>
    <w:rsid w:val="7FBB0BE5"/>
    <w:rsid w:val="7FBC00B1"/>
    <w:rsid w:val="7FC16991"/>
    <w:rsid w:val="7FC2FADB"/>
    <w:rsid w:val="7FC59529"/>
    <w:rsid w:val="7FC8A11C"/>
    <w:rsid w:val="7FCB9CE3"/>
    <w:rsid w:val="7FDAB047"/>
    <w:rsid w:val="7FE27E00"/>
    <w:rsid w:val="7FE36272"/>
    <w:rsid w:val="7FE3F1D9"/>
    <w:rsid w:val="7FE5554E"/>
    <w:rsid w:val="7FECAA61"/>
    <w:rsid w:val="7FEDA849"/>
    <w:rsid w:val="7FF8B5AC"/>
    <w:rsid w:val="7FFF997D"/>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F7817"/>
  <w15:chartTrackingRefBased/>
  <w15:docId w15:val="{E13A5046-6ECD-41AA-8D7F-C14289491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4C62A22"/>
    <w:rPr>
      <w:lang w:val="en-GB"/>
    </w:rPr>
  </w:style>
  <w:style w:type="paragraph" w:styleId="Heading1">
    <w:name w:val="heading 1"/>
    <w:basedOn w:val="Normal"/>
    <w:next w:val="Normal"/>
    <w:link w:val="Heading1Char"/>
    <w:uiPriority w:val="9"/>
    <w:qFormat/>
    <w:rsid w:val="3112A7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3112A7AF"/>
    <w:pPr>
      <w:keepNext/>
      <w:keepLines/>
      <w:spacing w:before="40" w:after="0"/>
      <w:outlineLvl w:val="1"/>
    </w:pPr>
    <w:rPr>
      <w:rFonts w:ascii="Arial" w:eastAsia="Arial" w:hAnsi="Arial" w:cs="Arial"/>
      <w:b/>
      <w:bCs/>
      <w:i/>
      <w:iCs/>
      <w:color w:val="2E74B5" w:themeColor="accent1" w:themeShade="BF"/>
    </w:rPr>
  </w:style>
  <w:style w:type="paragraph" w:styleId="Heading3">
    <w:name w:val="heading 3"/>
    <w:basedOn w:val="Normal"/>
    <w:next w:val="Normal"/>
    <w:uiPriority w:val="9"/>
    <w:unhideWhenUsed/>
    <w:qFormat/>
    <w:rsid w:val="3112A7AF"/>
    <w:pPr>
      <w:keepNext/>
      <w:keepLines/>
      <w:spacing w:before="40" w:after="0"/>
      <w:outlineLvl w:val="2"/>
    </w:pPr>
    <w:rPr>
      <w:rFonts w:asciiTheme="majorHAnsi" w:eastAsiaTheme="majorEastAsia" w:hAnsiTheme="majorHAnsi" w:cstheme="majorBidi"/>
      <w:color w:val="1F4D78"/>
      <w:sz w:val="24"/>
      <w:szCs w:val="24"/>
    </w:rPr>
  </w:style>
  <w:style w:type="paragraph" w:styleId="Heading4">
    <w:name w:val="heading 4"/>
    <w:basedOn w:val="Normal"/>
    <w:next w:val="Normal"/>
    <w:uiPriority w:val="9"/>
    <w:unhideWhenUsed/>
    <w:qFormat/>
    <w:rsid w:val="3112A7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rsid w:val="3112A7A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unhideWhenUsed/>
    <w:qFormat/>
    <w:rsid w:val="3112A7AF"/>
    <w:pPr>
      <w:keepNext/>
      <w:keepLines/>
      <w:spacing w:before="40" w:after="0"/>
      <w:outlineLvl w:val="5"/>
    </w:pPr>
    <w:rPr>
      <w:rFonts w:asciiTheme="majorHAnsi" w:eastAsiaTheme="majorEastAsia" w:hAnsiTheme="majorHAnsi" w:cstheme="majorBidi"/>
      <w:color w:val="1F4D78"/>
    </w:rPr>
  </w:style>
  <w:style w:type="paragraph" w:styleId="Heading7">
    <w:name w:val="heading 7"/>
    <w:basedOn w:val="Normal"/>
    <w:next w:val="Normal"/>
    <w:uiPriority w:val="9"/>
    <w:unhideWhenUsed/>
    <w:qFormat/>
    <w:rsid w:val="3112A7AF"/>
    <w:pPr>
      <w:keepNext/>
      <w:keepLines/>
      <w:spacing w:before="40" w:after="0"/>
      <w:outlineLvl w:val="6"/>
    </w:pPr>
    <w:rPr>
      <w:rFonts w:asciiTheme="majorHAnsi" w:eastAsiaTheme="majorEastAsia" w:hAnsiTheme="majorHAnsi" w:cstheme="majorBidi"/>
      <w:i/>
      <w:iCs/>
      <w:color w:val="1F4D78"/>
    </w:rPr>
  </w:style>
  <w:style w:type="paragraph" w:styleId="Heading8">
    <w:name w:val="heading 8"/>
    <w:basedOn w:val="Normal"/>
    <w:next w:val="Normal"/>
    <w:uiPriority w:val="9"/>
    <w:unhideWhenUsed/>
    <w:qFormat/>
    <w:rsid w:val="3112A7A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3112A7A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00875"/>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A0087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00875"/>
    <w:pPr>
      <w:outlineLvl w:val="9"/>
    </w:pPr>
    <w:rPr>
      <w:lang w:val="en-US"/>
    </w:rPr>
  </w:style>
  <w:style w:type="paragraph" w:styleId="TOC1">
    <w:name w:val="toc 1"/>
    <w:basedOn w:val="Normal"/>
    <w:next w:val="Normal"/>
    <w:uiPriority w:val="39"/>
    <w:unhideWhenUsed/>
    <w:rsid w:val="3112A7AF"/>
    <w:pPr>
      <w:spacing w:after="100"/>
    </w:pPr>
  </w:style>
  <w:style w:type="character" w:styleId="Hyperlink">
    <w:name w:val="Hyperlink"/>
    <w:basedOn w:val="DefaultParagraphFont"/>
    <w:uiPriority w:val="99"/>
    <w:unhideWhenUsed/>
    <w:rsid w:val="00A00875"/>
    <w:rPr>
      <w:color w:val="0563C1" w:themeColor="hyperlink"/>
      <w:u w:val="single"/>
    </w:rPr>
  </w:style>
  <w:style w:type="paragraph" w:customStyle="1" w:styleId="SubtitleTU">
    <w:name w:val="SubtitleTU"/>
    <w:basedOn w:val="Normal"/>
    <w:link w:val="SubtitleTUChar"/>
    <w:uiPriority w:val="1"/>
    <w:qFormat/>
    <w:rsid w:val="3112A7AF"/>
    <w:pPr>
      <w:spacing w:beforeAutospacing="1" w:afterAutospacing="1" w:line="360" w:lineRule="auto"/>
      <w:ind w:right="567"/>
      <w:jc w:val="both"/>
    </w:pPr>
    <w:rPr>
      <w:rFonts w:ascii="Arial" w:eastAsia="Arial" w:hAnsi="Arial" w:cs="Arial"/>
      <w:b/>
      <w:bCs/>
    </w:rPr>
  </w:style>
  <w:style w:type="paragraph" w:styleId="Title">
    <w:name w:val="Title"/>
    <w:basedOn w:val="Normal"/>
    <w:next w:val="Normal"/>
    <w:uiPriority w:val="10"/>
    <w:qFormat/>
    <w:rsid w:val="3112A7AF"/>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3112A7AF"/>
    <w:rPr>
      <w:rFonts w:eastAsiaTheme="minorEastAsia"/>
      <w:color w:val="5A5A5A"/>
    </w:rPr>
  </w:style>
  <w:style w:type="paragraph" w:styleId="Quote">
    <w:name w:val="Quote"/>
    <w:basedOn w:val="Normal"/>
    <w:next w:val="Normal"/>
    <w:uiPriority w:val="29"/>
    <w:qFormat/>
    <w:rsid w:val="3112A7AF"/>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3112A7AF"/>
    <w:pPr>
      <w:spacing w:before="360" w:after="360"/>
      <w:ind w:left="864" w:right="864"/>
      <w:jc w:val="center"/>
    </w:pPr>
    <w:rPr>
      <w:i/>
      <w:iCs/>
      <w:color w:val="5B9BD5" w:themeColor="accent1"/>
    </w:rPr>
  </w:style>
  <w:style w:type="paragraph" w:styleId="ListParagraph">
    <w:name w:val="List Paragraph"/>
    <w:basedOn w:val="Normal"/>
    <w:uiPriority w:val="34"/>
    <w:qFormat/>
    <w:rsid w:val="3112A7AF"/>
    <w:pPr>
      <w:ind w:left="720"/>
      <w:contextualSpacing/>
    </w:pPr>
  </w:style>
  <w:style w:type="character" w:customStyle="1" w:styleId="Heading2Char">
    <w:name w:val="Heading 2 Char"/>
    <w:basedOn w:val="DefaultParagraphFont"/>
    <w:link w:val="Heading2"/>
    <w:uiPriority w:val="9"/>
    <w:rsid w:val="3112A7AF"/>
    <w:rPr>
      <w:rFonts w:ascii="Arial" w:eastAsia="Arial" w:hAnsi="Arial" w:cs="Arial"/>
      <w:b/>
      <w:bCs/>
      <w:i/>
      <w:iCs/>
      <w:color w:val="2E74B5" w:themeColor="accent1" w:themeShade="BF"/>
      <w:lang w:val="en-GB"/>
    </w:rPr>
  </w:style>
  <w:style w:type="paragraph" w:styleId="TOC2">
    <w:name w:val="toc 2"/>
    <w:basedOn w:val="Normal"/>
    <w:next w:val="Normal"/>
    <w:uiPriority w:val="39"/>
    <w:unhideWhenUsed/>
    <w:rsid w:val="3112A7AF"/>
    <w:pPr>
      <w:spacing w:after="100"/>
      <w:ind w:left="220"/>
    </w:pPr>
  </w:style>
  <w:style w:type="paragraph" w:styleId="TOC3">
    <w:name w:val="toc 3"/>
    <w:basedOn w:val="Normal"/>
    <w:next w:val="Normal"/>
    <w:uiPriority w:val="39"/>
    <w:unhideWhenUsed/>
    <w:rsid w:val="3112A7AF"/>
    <w:pPr>
      <w:spacing w:after="100"/>
      <w:ind w:left="440"/>
    </w:pPr>
  </w:style>
  <w:style w:type="paragraph" w:styleId="TOC4">
    <w:name w:val="toc 4"/>
    <w:basedOn w:val="Normal"/>
    <w:next w:val="Normal"/>
    <w:uiPriority w:val="39"/>
    <w:unhideWhenUsed/>
    <w:rsid w:val="3112A7AF"/>
    <w:pPr>
      <w:spacing w:after="100"/>
      <w:ind w:left="660"/>
    </w:pPr>
  </w:style>
  <w:style w:type="paragraph" w:styleId="TOC5">
    <w:name w:val="toc 5"/>
    <w:basedOn w:val="Normal"/>
    <w:next w:val="Normal"/>
    <w:uiPriority w:val="39"/>
    <w:unhideWhenUsed/>
    <w:rsid w:val="3112A7AF"/>
    <w:pPr>
      <w:spacing w:after="100"/>
      <w:ind w:left="880"/>
    </w:pPr>
  </w:style>
  <w:style w:type="paragraph" w:styleId="TOC6">
    <w:name w:val="toc 6"/>
    <w:basedOn w:val="Normal"/>
    <w:next w:val="Normal"/>
    <w:uiPriority w:val="39"/>
    <w:unhideWhenUsed/>
    <w:rsid w:val="3112A7AF"/>
    <w:pPr>
      <w:spacing w:after="100"/>
      <w:ind w:left="1100"/>
    </w:pPr>
  </w:style>
  <w:style w:type="paragraph" w:styleId="TOC7">
    <w:name w:val="toc 7"/>
    <w:basedOn w:val="Normal"/>
    <w:next w:val="Normal"/>
    <w:uiPriority w:val="39"/>
    <w:unhideWhenUsed/>
    <w:rsid w:val="3112A7AF"/>
    <w:pPr>
      <w:spacing w:after="100"/>
      <w:ind w:left="1320"/>
    </w:pPr>
  </w:style>
  <w:style w:type="paragraph" w:styleId="TOC8">
    <w:name w:val="toc 8"/>
    <w:basedOn w:val="Normal"/>
    <w:next w:val="Normal"/>
    <w:uiPriority w:val="39"/>
    <w:unhideWhenUsed/>
    <w:rsid w:val="3112A7AF"/>
    <w:pPr>
      <w:spacing w:after="100"/>
      <w:ind w:left="1540"/>
    </w:pPr>
  </w:style>
  <w:style w:type="paragraph" w:styleId="TOC9">
    <w:name w:val="toc 9"/>
    <w:basedOn w:val="Normal"/>
    <w:next w:val="Normal"/>
    <w:uiPriority w:val="39"/>
    <w:unhideWhenUsed/>
    <w:rsid w:val="3112A7AF"/>
    <w:pPr>
      <w:spacing w:after="100"/>
      <w:ind w:left="1760"/>
    </w:pPr>
  </w:style>
  <w:style w:type="paragraph" w:styleId="EndnoteText">
    <w:name w:val="endnote text"/>
    <w:basedOn w:val="Normal"/>
    <w:uiPriority w:val="99"/>
    <w:semiHidden/>
    <w:unhideWhenUsed/>
    <w:rsid w:val="3112A7AF"/>
    <w:pPr>
      <w:spacing w:after="0" w:line="240" w:lineRule="auto"/>
    </w:pPr>
    <w:rPr>
      <w:sz w:val="20"/>
      <w:szCs w:val="20"/>
    </w:rPr>
  </w:style>
  <w:style w:type="paragraph" w:styleId="Footer">
    <w:name w:val="footer"/>
    <w:basedOn w:val="Normal"/>
    <w:link w:val="FooterChar"/>
    <w:uiPriority w:val="99"/>
    <w:unhideWhenUsed/>
    <w:rsid w:val="3112A7AF"/>
    <w:pPr>
      <w:tabs>
        <w:tab w:val="center" w:pos="4680"/>
        <w:tab w:val="right" w:pos="9360"/>
      </w:tabs>
      <w:spacing w:after="0" w:line="240" w:lineRule="auto"/>
    </w:pPr>
  </w:style>
  <w:style w:type="paragraph" w:styleId="FootnoteText">
    <w:name w:val="footnote text"/>
    <w:basedOn w:val="Normal"/>
    <w:uiPriority w:val="99"/>
    <w:semiHidden/>
    <w:unhideWhenUsed/>
    <w:rsid w:val="3112A7AF"/>
    <w:pPr>
      <w:spacing w:after="0" w:line="240" w:lineRule="auto"/>
    </w:pPr>
    <w:rPr>
      <w:sz w:val="20"/>
      <w:szCs w:val="20"/>
    </w:rPr>
  </w:style>
  <w:style w:type="paragraph" w:styleId="Header">
    <w:name w:val="header"/>
    <w:basedOn w:val="Normal"/>
    <w:link w:val="HeaderChar"/>
    <w:uiPriority w:val="99"/>
    <w:unhideWhenUsed/>
    <w:rsid w:val="3112A7AF"/>
    <w:pPr>
      <w:tabs>
        <w:tab w:val="center" w:pos="4680"/>
        <w:tab w:val="right" w:pos="9360"/>
      </w:tabs>
      <w:spacing w:after="0" w:line="240" w:lineRule="auto"/>
    </w:pPr>
  </w:style>
  <w:style w:type="character" w:customStyle="1" w:styleId="SubtitleTUChar">
    <w:name w:val="SubtitleTU Char"/>
    <w:basedOn w:val="DefaultParagraphFont"/>
    <w:link w:val="SubtitleTU"/>
    <w:rsid w:val="3112A7AF"/>
    <w:rPr>
      <w:rFonts w:ascii="Arial" w:eastAsia="Arial" w:hAnsi="Arial" w:cs="Arial"/>
      <w:b/>
      <w:bCs/>
      <w:lang w:val="en-GB"/>
    </w:rPr>
  </w:style>
  <w:style w:type="character" w:styleId="Mention">
    <w:name w:val="Mention"/>
    <w:basedOn w:val="DefaultParagraphFont"/>
    <w:uiPriority w:val="99"/>
    <w:unhideWhenUsed/>
    <w:rPr>
      <w:color w:val="2B579A"/>
      <w:shd w:val="clear" w:color="auto" w:fill="E6E6E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34205"/>
    <w:rPr>
      <w:b/>
      <w:bCs/>
    </w:rPr>
  </w:style>
  <w:style w:type="character" w:customStyle="1" w:styleId="CommentSubjectChar">
    <w:name w:val="Comment Subject Char"/>
    <w:basedOn w:val="CommentTextChar"/>
    <w:link w:val="CommentSubject"/>
    <w:uiPriority w:val="99"/>
    <w:semiHidden/>
    <w:rsid w:val="00B34205"/>
    <w:rPr>
      <w:b/>
      <w:bCs/>
      <w:sz w:val="20"/>
      <w:szCs w:val="20"/>
      <w:lang w:val="en-GB"/>
    </w:rPr>
  </w:style>
  <w:style w:type="character" w:styleId="FootnoteReference">
    <w:name w:val="footnote reference"/>
    <w:basedOn w:val="DefaultParagraphFont"/>
    <w:uiPriority w:val="99"/>
    <w:semiHidden/>
    <w:unhideWhenUsed/>
    <w:rsid w:val="00E671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s>
</file>

<file path=word/documenttasks/documenttasks1.xml><?xml version="1.0" encoding="utf-8"?>
<t:Tasks xmlns:t="http://schemas.microsoft.com/office/tasks/2019/documenttasks" xmlns:oel="http://schemas.microsoft.com/office/2019/extlst">
  <t:Task id="{975F2FCE-58F5-47C5-A6B8-728533B8420F}">
    <t:Anchor>
      <t:Comment id="1362826419"/>
    </t:Anchor>
    <t:History>
      <t:Event id="{767AD4B7-6FE2-49E7-847C-51C79816FE4A}" time="2024-04-26T17:58:23.726Z">
        <t:Attribution userId="S::20231419@novaims.unl.pt::9777c7dc-72d0-4eb3-99a0-6beb0585976a" userProvider="AD" userName="Pedro Miguel Costa dos Reis"/>
        <t:Anchor>
          <t:Comment id="1085529818"/>
        </t:Anchor>
        <t:Create/>
      </t:Event>
      <t:Event id="{5E371AB9-A6F9-461F-9392-DBDDA34B3E22}" time="2024-04-26T17:58:23.726Z">
        <t:Attribution userId="S::20231419@novaims.unl.pt::9777c7dc-72d0-4eb3-99a0-6beb0585976a" userProvider="AD" userName="Pedro Miguel Costa dos Reis"/>
        <t:Anchor>
          <t:Comment id="1085529818"/>
        </t:Anchor>
        <t:Assign userId="S::20231229@novaims.unl.pt::53de3f6e-fed2-4385-a583-a54fffc3b154" userProvider="AD" userName="Maria Luis Abrantes Delgado"/>
      </t:Event>
      <t:Event id="{EFC3718E-E895-4BA9-BBE9-E6FDE852BD02}" time="2024-04-26T17:58:23.726Z">
        <t:Attribution userId="S::20231419@novaims.unl.pt::9777c7dc-72d0-4eb3-99a0-6beb0585976a" userProvider="AD" userName="Pedro Miguel Costa dos Reis"/>
        <t:Anchor>
          <t:Comment id="1085529818"/>
        </t:Anchor>
        <t:SetTitle title="@Maria Luis Abrantes Delgado concordo. vou para já meter nas conclusões"/>
      </t:Event>
      <t:Event id="{2EA432E9-6207-4C9C-BDE2-E53A842793B4}" time="2024-04-28T20:28:25.375Z">
        <t:Attribution userId="S::20231229@novaims.unl.pt::53de3f6e-fed2-4385-a583-a54fffc3b154" userProvider="AD" userName="Maria Luis Abrantes Delgado"/>
        <t:Progress percentComplete="100"/>
      </t:Event>
    </t:History>
  </t:Task>
  <t:Task id="{76FB059B-CD56-401D-9A36-BD6ACB3D26A0}">
    <t:Anchor>
      <t:Comment id="840806606"/>
    </t:Anchor>
    <t:History>
      <t:Event id="{8CD42314-1081-4203-B55A-32B5A57CBBCF}" time="2024-04-27T16:53:08.294Z">
        <t:Attribution userId="S::20231419@novaims.unl.pt::9777c7dc-72d0-4eb3-99a0-6beb0585976a" userProvider="AD" userName="Pedro Miguel Costa dos Reis"/>
        <t:Anchor>
          <t:Comment id="840806606"/>
        </t:Anchor>
        <t:Create/>
      </t:Event>
      <t:Event id="{2CEE8A58-1C94-4250-AF9F-8EBC78E3E59F}" time="2024-04-27T16:53:08.294Z">
        <t:Attribution userId="S::20231419@novaims.unl.pt::9777c7dc-72d0-4eb3-99a0-6beb0585976a" userProvider="AD" userName="Pedro Miguel Costa dos Reis"/>
        <t:Anchor>
          <t:Comment id="840806606"/>
        </t:Anchor>
        <t:Assign userId="S::20231118@novaims.unl.pt::253a21d9-84a5-4e14-b9c1-00a5d7a659f4" userProvider="AD" userName="Nuno Miguel de Jesus Machado"/>
      </t:Event>
      <t:Event id="{ECC18530-742E-4024-9495-A49A6CB0DDC6}" time="2024-04-27T16:53:08.294Z">
        <t:Attribution userId="S::20231419@novaims.unl.pt::9777c7dc-72d0-4eb3-99a0-6beb0585976a" userProvider="AD" userName="Pedro Miguel Costa dos Reis"/>
        <t:Anchor>
          <t:Comment id="840806606"/>
        </t:Anchor>
        <t:SetTitle title="@Nuno Miguel de Jesus Machado achas que vale a pena explicar como chegamos a estes valores?"/>
      </t:Event>
    </t:History>
  </t:Task>
  <t:Task id="{56789956-2F08-48E6-A4BC-E233820E7E1D}">
    <t:Anchor>
      <t:Comment id="1890591177"/>
    </t:Anchor>
    <t:History>
      <t:Event id="{D7C1C68C-A733-4DFD-98D4-C02143204E7C}" time="2024-04-28T21:42:01.182Z">
        <t:Attribution userId="S::20231419@novaims.unl.pt::9777c7dc-72d0-4eb3-99a0-6beb0585976a" userProvider="AD" userName="Pedro Miguel Costa dos Reis"/>
        <t:Anchor>
          <t:Comment id="1890591177"/>
        </t:Anchor>
        <t:Create/>
      </t:Event>
      <t:Event id="{E44586DA-3E26-4CCC-B626-7850D3D821DA}" time="2024-04-28T21:42:01.182Z">
        <t:Attribution userId="S::20231419@novaims.unl.pt::9777c7dc-72d0-4eb3-99a0-6beb0585976a" userProvider="AD" userName="Pedro Miguel Costa dos Reis"/>
        <t:Anchor>
          <t:Comment id="1890591177"/>
        </t:Anchor>
        <t:Assign userId="S::20231124@novaims.unl.pt::37927eb8-e4cf-4cf0-8613-2ea4d79a9664" userProvider="AD" userName="FLAVIO ROBERTO FREITAS CORTE"/>
      </t:Event>
      <t:Event id="{AC9E9EED-02AF-41B5-B101-B52D7C71BC9D}" time="2024-04-28T21:42:01.182Z">
        <t:Attribution userId="S::20231419@novaims.unl.pt::9777c7dc-72d0-4eb3-99a0-6beb0585976a" userProvider="AD" userName="Pedro Miguel Costa dos Reis"/>
        <t:Anchor>
          <t:Comment id="1890591177"/>
        </t:Anchor>
        <t:SetTitle title="@FLAVIO ROBERTO FREITAS CORTE"/>
      </t:Event>
    </t:History>
  </t:Task>
  <t:Task id="{CF3FABEE-B9A2-4AA8-940E-89366F5C747B}">
    <t:Anchor>
      <t:Comment id="242862286"/>
    </t:Anchor>
    <t:History>
      <t:Event id="{66EDE2C9-1AAF-4F62-8ECE-61635E27CB25}" time="2024-04-28T08:30:34.735Z">
        <t:Attribution userId="S::20231419@novaims.unl.pt::9777c7dc-72d0-4eb3-99a0-6beb0585976a" userProvider="AD" userName="Pedro Miguel Costa dos Reis"/>
        <t:Anchor>
          <t:Comment id="1177189205"/>
        </t:Anchor>
        <t:Create/>
      </t:Event>
      <t:Event id="{A6C89BF0-4C87-46F9-BE0D-E61E65E8615D}" time="2024-04-28T08:30:34.735Z">
        <t:Attribution userId="S::20231419@novaims.unl.pt::9777c7dc-72d0-4eb3-99a0-6beb0585976a" userProvider="AD" userName="Pedro Miguel Costa dos Reis"/>
        <t:Anchor>
          <t:Comment id="1177189205"/>
        </t:Anchor>
        <t:Assign userId="S::20231118@novaims.unl.pt::253a21d9-84a5-4e14-b9c1-00a5d7a659f4" userProvider="AD" userName="Nuno Miguel de Jesus Machado"/>
      </t:Event>
      <t:Event id="{AE3E8089-3C84-44C0-A3F5-D59FD5441B16}" time="2024-04-28T08:30:34.735Z">
        <t:Attribution userId="S::20231419@novaims.unl.pt::9777c7dc-72d0-4eb3-99a0-6beb0585976a" userProvider="AD" userName="Pedro Miguel Costa dos Reis"/>
        <t:Anchor>
          <t:Comment id="1177189205"/>
        </t:Anchor>
        <t:SetTitle title="Ok em relação à alteração. @Nuno Miguel de Jesus Machado no texto já dizemos que há maior propensão a terem filhos. Não sei se vale a pena explicar isto mt mais a fundo"/>
      </t:Event>
      <t:Event id="{BACE23B1-236A-4DF4-923F-F830C69C9AAB}" time="2024-04-28T22:53:03.869Z">
        <t:Attribution userId="S::20231229@novaims.unl.pt::53de3f6e-fed2-4385-a583-a54fffc3b154" userProvider="AD" userName="Maria Luis Abrantes Delgado"/>
        <t:Progress percentComplete="100"/>
      </t:Event>
    </t:History>
  </t:Task>
  <t:Task id="{03245F2C-4D75-4117-B91F-BD2113977FF1}">
    <t:Anchor>
      <t:Comment id="785868174"/>
    </t:Anchor>
    <t:History>
      <t:Event id="{C5EACADA-E060-4161-A52D-F497CDD3B640}" time="2024-04-28T21:41:40.994Z">
        <t:Attribution userId="S::20231419@novaims.unl.pt::9777c7dc-72d0-4eb3-99a0-6beb0585976a" userProvider="AD" userName="Pedro Miguel Costa dos Reis"/>
        <t:Anchor>
          <t:Comment id="1310618818"/>
        </t:Anchor>
        <t:Create/>
      </t:Event>
      <t:Event id="{68B039EE-3C81-4E46-8CF4-196C408272CA}" time="2024-04-28T21:41:40.994Z">
        <t:Attribution userId="S::20231419@novaims.unl.pt::9777c7dc-72d0-4eb3-99a0-6beb0585976a" userProvider="AD" userName="Pedro Miguel Costa dos Reis"/>
        <t:Anchor>
          <t:Comment id="1310618818"/>
        </t:Anchor>
        <t:Assign userId="S::20231124@novaims.unl.pt::37927eb8-e4cf-4cf0-8613-2ea4d79a9664" userProvider="AD" userName="FLAVIO ROBERTO FREITAS CORTE"/>
      </t:Event>
      <t:Event id="{F33D32D7-3E62-4440-9362-E9C88021ACCF}" time="2024-04-28T21:41:40.994Z">
        <t:Attribution userId="S::20231419@novaims.unl.pt::9777c7dc-72d0-4eb3-99a0-6beb0585976a" userProvider="AD" userName="Pedro Miguel Costa dos Reis"/>
        <t:Anchor>
          <t:Comment id="1310618818"/>
        </t:Anchor>
        <t:SetTitle title="@FLAVIO ROBERTO FREITAS CORTE"/>
      </t:Event>
      <t:Event id="{DFEFD5A4-1467-453F-9861-FCB3259CBFAD}" time="2024-04-28T22:16:10.633Z">
        <t:Attribution userId="S::20231124@novaims.unl.pt::37927eb8-e4cf-4cf0-8613-2ea4d79a9664" userProvider="AD" userName="FLAVIO ROBERTO FREITAS CORTE"/>
        <t:Progress percentComplete="100"/>
      </t:Event>
    </t:History>
  </t:Task>
  <t:Task id="{EE8DF05C-4DF2-40AB-801B-ABC9730BFC86}">
    <t:Anchor>
      <t:Comment id="1574721074"/>
    </t:Anchor>
    <t:History>
      <t:Event id="{C7672828-CE81-446E-873E-6E9443D6297A}" time="2024-04-28T21:52:58.233Z">
        <t:Attribution userId="S::20231419@novaims.unl.pt::9777c7dc-72d0-4eb3-99a0-6beb0585976a" userProvider="AD" userName="Pedro Miguel Costa dos Reis"/>
        <t:Anchor>
          <t:Comment id="1574721074"/>
        </t:Anchor>
        <t:Create/>
      </t:Event>
      <t:Event id="{53E3C007-DEE5-43B0-BADA-B7B5795065E3}" time="2024-04-28T21:52:58.233Z">
        <t:Attribution userId="S::20231419@novaims.unl.pt::9777c7dc-72d0-4eb3-99a0-6beb0585976a" userProvider="AD" userName="Pedro Miguel Costa dos Reis"/>
        <t:Anchor>
          <t:Comment id="1574721074"/>
        </t:Anchor>
        <t:Assign userId="S::20231124@novaims.unl.pt::37927eb8-e4cf-4cf0-8613-2ea4d79a9664" userProvider="AD" userName="FLAVIO ROBERTO FREITAS CORTE"/>
      </t:Event>
      <t:Event id="{FFDE9B3E-95A8-4BF5-A72E-2AA66D01C213}" time="2024-04-28T21:52:58.233Z">
        <t:Attribution userId="S::20231419@novaims.unl.pt::9777c7dc-72d0-4eb3-99a0-6beb0585976a" userProvider="AD" userName="Pedro Miguel Costa dos Reis"/>
        <t:Anchor>
          <t:Comment id="1574721074"/>
        </t:Anchor>
        <t:SetTitle title="@FLAVIO ROBERTO FREITAS CORTE @Luis Filipe Mineiro de Oliveira Mourisco falamos em 2 variáveis correlacionadas, mas nos () temos 3. Conseguem confirmar o que está correto?"/>
      </t:Event>
      <t:Event id="{028CEB27-FB38-44B1-A4F8-322CF5502964}" time="2024-04-28T22:52:10.602Z">
        <t:Attribution userId="S::20231229@novaims.unl.pt::53de3f6e-fed2-4385-a583-a54fffc3b154" userProvider="AD" userName="Maria Luis Abrantes Delgado"/>
        <t:Progress percentComplete="100"/>
      </t:Event>
    </t:History>
  </t:Task>
</t:Task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30A732F79DC14EBD60689D887EB47F" ma:contentTypeVersion="4" ma:contentTypeDescription="Create a new document." ma:contentTypeScope="" ma:versionID="3dba5f3c21d909753841ca890c713e24">
  <xsd:schema xmlns:xsd="http://www.w3.org/2001/XMLSchema" xmlns:xs="http://www.w3.org/2001/XMLSchema" xmlns:p="http://schemas.microsoft.com/office/2006/metadata/properties" xmlns:ns2="d580189b-cfb8-4c28-9ae4-2c4534858df0" targetNamespace="http://schemas.microsoft.com/office/2006/metadata/properties" ma:root="true" ma:fieldsID="3498ed1a40c5c26b096292c8d08eee15" ns2:_="">
    <xsd:import namespace="d580189b-cfb8-4c28-9ae4-2c4534858d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0189b-cfb8-4c28-9ae4-2c4534858d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B5DD26-B4FB-4F05-8277-0FEFFE5098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8814DB-3669-43AD-8801-23F6B1E08119}">
  <ds:schemaRefs>
    <ds:schemaRef ds:uri="http://schemas.openxmlformats.org/officeDocument/2006/bibliography"/>
  </ds:schemaRefs>
</ds:datastoreItem>
</file>

<file path=customXml/itemProps3.xml><?xml version="1.0" encoding="utf-8"?>
<ds:datastoreItem xmlns:ds="http://schemas.openxmlformats.org/officeDocument/2006/customXml" ds:itemID="{C67727E3-08C6-402B-A5C3-D1A3282D74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0189b-cfb8-4c28-9ae4-2c4534858d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5349FA-D48A-4EE4-A7E4-F2EE7B38E9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6153</Words>
  <Characters>35073</Characters>
  <Application>Microsoft Office Word</Application>
  <DocSecurity>4</DocSecurity>
  <Lines>292</Lines>
  <Paragraphs>82</Paragraphs>
  <ScaleCrop>false</ScaleCrop>
  <Company/>
  <LinksUpToDate>false</LinksUpToDate>
  <CharactersWithSpaces>41144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Reis</dc:creator>
  <cp:keywords/>
  <dc:description/>
  <cp:lastModifiedBy>FLAVIO ROBERTO FREITAS CORTE</cp:lastModifiedBy>
  <cp:revision>1590</cp:revision>
  <dcterms:created xsi:type="dcterms:W3CDTF">2024-04-22T23:51:00Z</dcterms:created>
  <dcterms:modified xsi:type="dcterms:W3CDTF">2024-04-28T22:55:00Z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0x0101007930A732F79DC14EBD60689D887EB47F</vt:lpwstr>
  </property>
</Properties>
</file>